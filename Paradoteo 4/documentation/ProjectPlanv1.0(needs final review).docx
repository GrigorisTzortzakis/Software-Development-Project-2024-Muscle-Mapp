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52CC5" w14:textId="77777777" w:rsidR="009F4686" w:rsidRDefault="009F4686" w:rsidP="009F4686">
      <w:pPr>
        <w:ind w:left="1440" w:hanging="1440"/>
        <w:rPr>
          <w:noProof/>
        </w:rPr>
      </w:pPr>
      <w:bookmarkStart w:id="0" w:name="_Hlk163416995"/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30421037" wp14:editId="7174DBE7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2B252986" wp14:editId="4BB6D637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352CA" w14:textId="77777777" w:rsidR="009F4686" w:rsidRDefault="009F4686" w:rsidP="009F4686">
      <w:pPr>
        <w:ind w:left="1440" w:hanging="1440"/>
        <w:rPr>
          <w:noProof/>
        </w:rPr>
      </w:pPr>
    </w:p>
    <w:p w14:paraId="514BE553" w14:textId="77777777" w:rsidR="009F4686" w:rsidRDefault="009F4686" w:rsidP="009F4686">
      <w:pPr>
        <w:ind w:left="1440" w:hanging="1440"/>
        <w:rPr>
          <w:noProof/>
        </w:rPr>
      </w:pPr>
    </w:p>
    <w:p w14:paraId="67A9881A" w14:textId="77777777" w:rsidR="009F4686" w:rsidRDefault="009F4686" w:rsidP="009F4686">
      <w:pPr>
        <w:ind w:left="1440" w:hanging="1440"/>
        <w:rPr>
          <w:noProof/>
        </w:rPr>
      </w:pPr>
    </w:p>
    <w:p w14:paraId="6DD73D50" w14:textId="77777777" w:rsidR="009F4686" w:rsidRDefault="009F4686" w:rsidP="009F4686">
      <w:pPr>
        <w:ind w:left="1440" w:hanging="1440"/>
        <w:rPr>
          <w:noProof/>
        </w:rPr>
      </w:pPr>
    </w:p>
    <w:p w14:paraId="7558072B" w14:textId="77777777" w:rsidR="009F4686" w:rsidRDefault="009F4686" w:rsidP="009F4686">
      <w:pPr>
        <w:ind w:left="1440" w:hanging="1440"/>
        <w:rPr>
          <w:noProof/>
        </w:rPr>
      </w:pPr>
    </w:p>
    <w:p w14:paraId="4D17E60B" w14:textId="77777777" w:rsidR="009F4686" w:rsidRDefault="009F4686" w:rsidP="009F4686">
      <w:pPr>
        <w:ind w:left="1440" w:hanging="1440"/>
        <w:rPr>
          <w:noProof/>
        </w:rPr>
      </w:pPr>
    </w:p>
    <w:p w14:paraId="28E123B7" w14:textId="77777777" w:rsidR="009F4686" w:rsidRDefault="009F4686" w:rsidP="009F4686">
      <w:pPr>
        <w:ind w:left="1440" w:hanging="1440"/>
        <w:rPr>
          <w:noProof/>
        </w:rPr>
      </w:pPr>
    </w:p>
    <w:p w14:paraId="6023F6A6" w14:textId="77777777" w:rsidR="009F4686" w:rsidRDefault="009F4686" w:rsidP="009F4686">
      <w:pPr>
        <w:ind w:left="1440" w:hanging="1440"/>
        <w:rPr>
          <w:noProof/>
        </w:rPr>
      </w:pPr>
    </w:p>
    <w:p w14:paraId="5EBA2FF8" w14:textId="77777777" w:rsidR="009F4686" w:rsidRDefault="009F4686" w:rsidP="009F4686">
      <w:pPr>
        <w:ind w:left="1440" w:hanging="1440"/>
        <w:rPr>
          <w:noProof/>
        </w:rPr>
      </w:pPr>
    </w:p>
    <w:p w14:paraId="27CF2BFD" w14:textId="77777777" w:rsidR="009F4686" w:rsidRDefault="009F4686" w:rsidP="009F4686">
      <w:pPr>
        <w:ind w:left="1440" w:hanging="1440"/>
        <w:rPr>
          <w:noProof/>
        </w:rPr>
      </w:pPr>
    </w:p>
    <w:p w14:paraId="51D75C28" w14:textId="77777777" w:rsidR="009F4686" w:rsidRDefault="009F4686" w:rsidP="009F4686">
      <w:pPr>
        <w:ind w:left="1440" w:hanging="1440"/>
        <w:rPr>
          <w:noProof/>
        </w:rPr>
      </w:pPr>
    </w:p>
    <w:p w14:paraId="4DF73CCD" w14:textId="77777777" w:rsidR="009F4686" w:rsidRDefault="009F4686" w:rsidP="009F4686">
      <w:pPr>
        <w:ind w:left="1440" w:hanging="1440"/>
        <w:rPr>
          <w:noProof/>
        </w:rPr>
      </w:pPr>
    </w:p>
    <w:p w14:paraId="20E46F3F" w14:textId="77777777" w:rsidR="009F4686" w:rsidRDefault="009F4686" w:rsidP="009F4686">
      <w:pPr>
        <w:ind w:left="1440" w:hanging="1440"/>
        <w:rPr>
          <w:noProof/>
        </w:rPr>
      </w:pPr>
    </w:p>
    <w:p w14:paraId="768C9781" w14:textId="77777777" w:rsidR="009F4686" w:rsidRDefault="009F4686" w:rsidP="009F4686">
      <w:pPr>
        <w:ind w:left="1440" w:hanging="1440"/>
        <w:rPr>
          <w:noProof/>
        </w:rPr>
      </w:pPr>
    </w:p>
    <w:p w14:paraId="0A9D24FB" w14:textId="77777777" w:rsidR="009F4686" w:rsidRDefault="009F4686" w:rsidP="009F4686">
      <w:pPr>
        <w:ind w:left="1440" w:hanging="1440"/>
        <w:rPr>
          <w:noProof/>
        </w:rPr>
      </w:pPr>
    </w:p>
    <w:p w14:paraId="49A06110" w14:textId="77777777" w:rsidR="009F4686" w:rsidRDefault="009F4686" w:rsidP="009F4686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44E255" wp14:editId="2DABB55D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36B04982" w14:textId="4842E632" w:rsidR="009F4686" w:rsidRPr="008A72D0" w:rsidRDefault="00245E3B" w:rsidP="009F4686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Project Plan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44E25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36B04982" w14:textId="4842E632" w:rsidR="009F4686" w:rsidRPr="008A72D0" w:rsidRDefault="00245E3B" w:rsidP="009F4686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Project Plan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3360" behindDoc="0" locked="0" layoutInCell="1" allowOverlap="1" wp14:anchorId="2F598C80" wp14:editId="196FCA91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87F47" w14:textId="77777777" w:rsidR="009F4686" w:rsidRDefault="009F4686" w:rsidP="009F4686">
      <w:pPr>
        <w:ind w:left="1440" w:hanging="1440"/>
        <w:rPr>
          <w:noProof/>
        </w:rPr>
      </w:pPr>
    </w:p>
    <w:p w14:paraId="48F77FD0" w14:textId="77777777" w:rsidR="009F4686" w:rsidRDefault="009F4686" w:rsidP="009F4686">
      <w:pPr>
        <w:ind w:left="1440" w:hanging="1440"/>
        <w:rPr>
          <w:noProof/>
        </w:rPr>
      </w:pPr>
    </w:p>
    <w:p w14:paraId="59EF312B" w14:textId="77777777" w:rsidR="009F4686" w:rsidRDefault="009F4686" w:rsidP="009F4686">
      <w:pPr>
        <w:ind w:left="1440" w:hanging="1440"/>
        <w:rPr>
          <w:noProof/>
        </w:rPr>
      </w:pPr>
    </w:p>
    <w:p w14:paraId="483E19F5" w14:textId="77777777" w:rsidR="009F4686" w:rsidRDefault="009F4686" w:rsidP="009F4686">
      <w:pPr>
        <w:ind w:left="1440" w:hanging="1440"/>
        <w:rPr>
          <w:noProof/>
        </w:rPr>
      </w:pPr>
    </w:p>
    <w:p w14:paraId="1176B5F5" w14:textId="77777777" w:rsidR="009F4686" w:rsidRDefault="009F4686" w:rsidP="009F4686">
      <w:pPr>
        <w:ind w:left="1440" w:hanging="1440"/>
        <w:rPr>
          <w:noProof/>
        </w:rPr>
      </w:pPr>
    </w:p>
    <w:p w14:paraId="122F2557" w14:textId="77777777" w:rsidR="009F4686" w:rsidRDefault="009F4686" w:rsidP="009F4686">
      <w:pPr>
        <w:ind w:left="1440" w:hanging="1440"/>
        <w:rPr>
          <w:noProof/>
        </w:rPr>
      </w:pPr>
    </w:p>
    <w:p w14:paraId="35B829F6" w14:textId="77777777" w:rsidR="009F4686" w:rsidRDefault="009F4686" w:rsidP="009F4686">
      <w:pPr>
        <w:ind w:left="1440" w:hanging="1440"/>
        <w:rPr>
          <w:noProof/>
        </w:rPr>
      </w:pPr>
    </w:p>
    <w:p w14:paraId="752E9469" w14:textId="77777777" w:rsidR="009F4686" w:rsidRDefault="009F4686" w:rsidP="009F4686">
      <w:pPr>
        <w:ind w:left="1440" w:hanging="1440"/>
        <w:rPr>
          <w:noProof/>
        </w:rPr>
      </w:pPr>
    </w:p>
    <w:p w14:paraId="17007C61" w14:textId="77777777" w:rsidR="009F4686" w:rsidRDefault="009F4686" w:rsidP="009F4686">
      <w:pPr>
        <w:ind w:left="1440" w:hanging="1440"/>
        <w:rPr>
          <w:noProof/>
        </w:rPr>
      </w:pPr>
    </w:p>
    <w:p w14:paraId="08B04F03" w14:textId="77777777" w:rsidR="009F4686" w:rsidRDefault="009F4686" w:rsidP="009F4686">
      <w:pPr>
        <w:ind w:left="1440" w:hanging="1440"/>
        <w:rPr>
          <w:noProof/>
        </w:rPr>
      </w:pPr>
    </w:p>
    <w:p w14:paraId="6ED3DB49" w14:textId="77777777" w:rsidR="009F4686" w:rsidRDefault="009F4686" w:rsidP="009F4686">
      <w:pPr>
        <w:ind w:left="1440" w:hanging="1440"/>
        <w:rPr>
          <w:noProof/>
        </w:rPr>
      </w:pPr>
    </w:p>
    <w:p w14:paraId="50907E5F" w14:textId="77777777" w:rsidR="009F4686" w:rsidRDefault="009F4686" w:rsidP="009F4686">
      <w:pPr>
        <w:ind w:left="1440" w:hanging="1440"/>
        <w:rPr>
          <w:noProof/>
        </w:rPr>
      </w:pPr>
    </w:p>
    <w:p w14:paraId="524CF048" w14:textId="77777777" w:rsidR="009F4686" w:rsidRDefault="009F4686" w:rsidP="009F4686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2336" behindDoc="0" locked="0" layoutInCell="1" allowOverlap="1" wp14:anchorId="70BADBC3" wp14:editId="4B8DC5CB">
            <wp:simplePos x="0" y="0"/>
            <wp:positionH relativeFrom="margin">
              <wp:align>center</wp:align>
            </wp:positionH>
            <wp:positionV relativeFrom="paragraph">
              <wp:posOffset>10822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E9E3A0" wp14:editId="5FCE33A9">
                <wp:simplePos x="0" y="0"/>
                <wp:positionH relativeFrom="margin">
                  <wp:posOffset>2399030</wp:posOffset>
                </wp:positionH>
                <wp:positionV relativeFrom="paragraph">
                  <wp:posOffset>103505</wp:posOffset>
                </wp:positionV>
                <wp:extent cx="913765" cy="476885"/>
                <wp:effectExtent l="0" t="0" r="19685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2400BEF2" w14:textId="5AC96D01" w:rsidR="009F4686" w:rsidRPr="007F124D" w:rsidRDefault="007F124D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l-GR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l-GR"/>
                              </w:rPr>
                              <w:t>1.0</w:t>
                            </w:r>
                            <w:r w:rsidR="00D034AC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l-GR"/>
                              </w:rPr>
                              <w:t>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9E3A0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8.9pt;margin-top:8.15pt;width:71.9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" fillcolor="#e53535" strokecolor="#e53535" strokeweight=".5pt">
                <v:textbox>
                  <w:txbxContent>
                    <w:p w14:paraId="2400BEF2" w14:textId="5AC96D01" w:rsidR="009F4686" w:rsidRPr="007F124D" w:rsidRDefault="007F124D" w:rsidP="009F4686">
                      <w:pPr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l-GR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l-GR"/>
                        </w:rPr>
                        <w:t>1.0</w:t>
                      </w:r>
                      <w:r w:rsidR="00D034AC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l-GR"/>
                        </w:rPr>
                        <w:t>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AAD7F7" w14:textId="77777777" w:rsidR="009F4686" w:rsidRDefault="009F4686" w:rsidP="009F4686">
      <w:pPr>
        <w:ind w:left="1440" w:hanging="1440"/>
        <w:rPr>
          <w:noProof/>
        </w:rPr>
      </w:pPr>
    </w:p>
    <w:p w14:paraId="712C0874" w14:textId="77777777" w:rsidR="009F4686" w:rsidRDefault="009F4686" w:rsidP="009F4686">
      <w:pPr>
        <w:ind w:left="1440" w:hanging="1440"/>
        <w:rPr>
          <w:noProof/>
        </w:rPr>
      </w:pPr>
      <w:bookmarkStart w:id="1" w:name="_Hlk163417157"/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4A0BFA0" wp14:editId="25E41FD0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D2F5E" w14:textId="77777777" w:rsidR="009F4686" w:rsidRDefault="009F4686" w:rsidP="009F4686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6432" behindDoc="0" locked="0" layoutInCell="1" allowOverlap="1" wp14:anchorId="3BA53B5D" wp14:editId="4CE33F98">
            <wp:simplePos x="0" y="0"/>
            <wp:positionH relativeFrom="margin">
              <wp:posOffset>378918</wp:posOffset>
            </wp:positionH>
            <wp:positionV relativeFrom="paragraph">
              <wp:posOffset>15875</wp:posOffset>
            </wp:positionV>
            <wp:extent cx="5400675" cy="1495425"/>
            <wp:effectExtent l="0" t="0" r="9525" b="9525"/>
            <wp:wrapNone/>
            <wp:docPr id="809859631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 descr="A red sig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F1246" w14:textId="77777777" w:rsidR="009F4686" w:rsidRDefault="009F4686" w:rsidP="009F468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50B77C5" wp14:editId="63FE9A54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9FEAA" w14:textId="77777777" w:rsidR="009F4686" w:rsidRPr="009F59CD" w:rsidRDefault="009F4686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B77C5" id="_x0000_s1028" style="position:absolute;margin-left:116.5pt;margin-top:16.9pt;width:217.7pt;height:28.1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4BA9FEAA" w14:textId="77777777" w:rsidR="009F4686" w:rsidRPr="009F59CD" w:rsidRDefault="009F4686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37995" wp14:editId="1E0C26A4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BBEDCA" id="Rectangle 1" o:spid="_x0000_s1026" style="position:absolute;margin-left:124.7pt;margin-top:22.4pt;width:192.4pt;height:20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480CDB33" w14:textId="77777777" w:rsidR="009F4686" w:rsidRPr="000F471A" w:rsidRDefault="009F4686" w:rsidP="009F4686">
      <w:pPr>
        <w:tabs>
          <w:tab w:val="right" w:pos="720"/>
          <w:tab w:val="right" w:pos="2520"/>
          <w:tab w:val="right" w:pos="2700"/>
        </w:tabs>
        <w:rPr>
          <w:rFonts w:ascii="Como" w:hAnsi="Como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3332F6E" wp14:editId="3333F978">
                <wp:simplePos x="0" y="0"/>
                <wp:positionH relativeFrom="margin">
                  <wp:posOffset>2334212</wp:posOffset>
                </wp:positionH>
                <wp:positionV relativeFrom="paragraph">
                  <wp:posOffset>260663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B94CD" w14:textId="69593D85" w:rsidR="009F4686" w:rsidRPr="00245E3B" w:rsidRDefault="00C25303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32F6E" id="_x0000_s1029" style="position:absolute;margin-left:183.8pt;margin-top:20.5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MwcEcLgAAAACQEAAA8A&#10;AAAAAAAAAAAAAAAAlAQAAGRycy9kb3ducmV2LnhtbFBLBQYAAAAABAAEAPMAAAChBQAAAAA=&#10;" filled="f" stroked="f" strokeweight=".5pt">
                <v:textbox>
                  <w:txbxContent>
                    <w:p w14:paraId="539B94CD" w14:textId="69593D85" w:rsidR="009F4686" w:rsidRPr="00245E3B" w:rsidRDefault="00C25303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BBF0460" wp14:editId="6A17DC52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85C89" w14:textId="060B112E" w:rsidR="009F4686" w:rsidRPr="00245E3B" w:rsidRDefault="00245E3B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Main Contributor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BF0460" id="_x0000_s1030" style="position:absolute;margin-left:173.05pt;margin-top:189.6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12A85C89" w14:textId="060B112E" w:rsidR="009F4686" w:rsidRPr="00245E3B" w:rsidRDefault="00245E3B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Main Contributor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06C22F6" wp14:editId="3F8603CB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2A200" w14:textId="4F7CA63B" w:rsidR="009F4686" w:rsidRPr="00C25303" w:rsidRDefault="00C25303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6C22F6" id="_x0000_s1031" style="position:absolute;margin-left:173.2pt;margin-top:366.7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5FF2A200" w14:textId="4F7CA63B" w:rsidR="009F4686" w:rsidRPr="00C25303" w:rsidRDefault="00C25303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34C6714" wp14:editId="751B260E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DB69C" w14:textId="59C483FB" w:rsidR="009F4686" w:rsidRPr="00C25303" w:rsidRDefault="00C25303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 xml:space="preserve">Peer reviewer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4C6714" id="_x0000_s1032" style="position:absolute;margin-left:172.9pt;margin-top:550.3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7A3DB69C" w14:textId="59C483FB" w:rsidR="009F4686" w:rsidRPr="00C25303" w:rsidRDefault="00C25303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 xml:space="preserve">Peer reviewer 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D8FE557" wp14:editId="045E16FF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36BFE" w14:textId="77777777" w:rsidR="009F4686" w:rsidRPr="009F59CD" w:rsidRDefault="009F4686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FE557" id="_x0000_s1033" style="position:absolute;margin-left:116.15pt;margin-top:164.45pt;width:217.7pt;height:27.2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2C936BFE" w14:textId="77777777" w:rsidR="009F4686" w:rsidRPr="009F59CD" w:rsidRDefault="009F4686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8A4E6B1" wp14:editId="5932D4AA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C9B7" w14:textId="77777777" w:rsidR="009F4686" w:rsidRPr="009F59CD" w:rsidRDefault="009F4686" w:rsidP="009F4686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4E6B1" id="_x0000_s1034" style="position:absolute;margin-left:116.3pt;margin-top:343pt;width:217.7pt;height:28.1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2EA2C9B7" w14:textId="77777777" w:rsidR="009F4686" w:rsidRPr="009F59CD" w:rsidRDefault="009F4686" w:rsidP="009F4686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1558B9" wp14:editId="63F97850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98C78" id="Rectangle 1" o:spid="_x0000_s1026" style="position:absolute;margin-left:120.65pt;margin-top:346.75pt;width:196.3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4897D5C" wp14:editId="599B2CA1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212E2C" w14:textId="77777777" w:rsidR="009F4686" w:rsidRPr="009F59CD" w:rsidRDefault="009F4686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1084538@ac.upatras.gr,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897D5C" id="_x0000_s1035" style="position:absolute;margin-left:116.45pt;margin-top:526.25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36212E2C" w14:textId="77777777" w:rsidR="009F4686" w:rsidRPr="009F59CD" w:rsidRDefault="009F4686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1084538@ac.upatras.gr,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0C0038" wp14:editId="3471351E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16CAEE" id="Rectangle 1" o:spid="_x0000_s1026" style="position:absolute;margin-left:127.75pt;margin-top:529.3pt;width:192.4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760F9264" wp14:editId="4E700601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 descr="A red sig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3AA341FC" wp14:editId="2427306C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 descr="A red sig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796AD7" wp14:editId="63047825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BE513D" id="Rectangle 1" o:spid="_x0000_s1026" style="position:absolute;margin-left:124.85pt;margin-top:169pt;width:192.35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D820C91" wp14:editId="4128EA72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 descr="A red sign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sz w:val="36"/>
          <w:szCs w:val="36"/>
        </w:rPr>
        <w:br w:type="page"/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7039078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D62E1E" w14:textId="3645B315" w:rsidR="009F4686" w:rsidRPr="005351E2" w:rsidRDefault="009F4686" w:rsidP="009F4686">
          <w:pPr>
            <w:pStyle w:val="TOCHeading"/>
            <w:tabs>
              <w:tab w:val="left" w:pos="2520"/>
            </w:tabs>
            <w:jc w:val="center"/>
            <w:rPr>
              <w:b/>
              <w:bCs/>
            </w:rPr>
          </w:pPr>
          <w:r w:rsidRPr="005351E2">
            <w:rPr>
              <w:rFonts w:ascii="Comfortaa" w:hAnsi="Comfortaa"/>
              <w:b/>
              <w:bCs/>
              <w:color w:val="FF0000"/>
              <w:lang w:val="el-GR"/>
            </w:rPr>
            <w:t>Περιεχόμενα</w:t>
          </w:r>
        </w:p>
        <w:p w14:paraId="32550304" w14:textId="0421E458" w:rsidR="009F4686" w:rsidRDefault="009F46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17374" w:history="1">
            <w:r w:rsidRPr="00D64654">
              <w:rPr>
                <w:rStyle w:val="Hyperlink"/>
                <w:rFonts w:ascii="Comfortaa" w:hAnsi="Comfortaa"/>
                <w:noProof/>
              </w:rPr>
              <w:t>Gantt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6C66" w14:textId="577C9AC7" w:rsidR="009F4686" w:rsidRDefault="009D5A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5" w:history="1">
            <w:r w:rsidR="009F4686" w:rsidRPr="00D64654">
              <w:rPr>
                <w:rStyle w:val="Hyperlink"/>
                <w:rFonts w:ascii="Comfortaa" w:hAnsi="Comfortaa"/>
                <w:noProof/>
              </w:rPr>
              <w:t>Pert chart:</w:t>
            </w:r>
            <w:r w:rsidR="009F4686" w:rsidRPr="00D64654">
              <w:rPr>
                <w:rStyle w:val="Hyperlink"/>
                <w:rFonts w:ascii="Comfortaa" w:hAnsi="Comfortaa"/>
                <w:noProof/>
                <w:lang w:val="gn-PY"/>
              </w:rPr>
              <w:t xml:space="preserve"> </w:t>
            </w:r>
            <w:r w:rsidR="009F4686" w:rsidRPr="00D64654">
              <w:rPr>
                <w:rStyle w:val="Hyperlink"/>
                <w:rFonts w:ascii="Comfortaa" w:hAnsi="Comfortaa"/>
                <w:noProof/>
              </w:rPr>
              <w:t>(txt link)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_Toc163417375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5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6E884484" w14:textId="62E6786E" w:rsidR="009F4686" w:rsidRDefault="009D5A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6" w:history="1">
            <w:r w:rsidR="009F4686" w:rsidRPr="00D64654">
              <w:rPr>
                <w:rStyle w:val="Hyperlink"/>
                <w:rFonts w:ascii="Comfortaa" w:hAnsi="Comfortaa"/>
                <w:noProof/>
                <w:lang w:val="el-GR"/>
              </w:rPr>
              <w:t>Ανάθεση Έργου σε ανθρώπινο Δυναμικό: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_Toc163417376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6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7CB97663" w14:textId="24D28516" w:rsidR="009F4686" w:rsidRDefault="009D5A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7" w:history="1">
            <w:r w:rsidR="009F4686" w:rsidRPr="00D64654">
              <w:rPr>
                <w:rStyle w:val="Hyperlink"/>
                <w:noProof/>
                <w:lang w:val="el-GR"/>
              </w:rPr>
              <w:t>Υποέργα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_Toc163417377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8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71FF9D3D" w14:textId="63B65590" w:rsidR="009F4686" w:rsidRDefault="009D5A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8" w:history="1">
            <w:r w:rsidR="009F4686" w:rsidRPr="00D64654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Εκτίμηση Κόστους Έργου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_Toc163417378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9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76400EF0" w14:textId="64E0BC31" w:rsidR="009F4686" w:rsidRDefault="009D5A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9" w:history="1">
            <w:r w:rsidR="009F4686" w:rsidRPr="00D64654">
              <w:rPr>
                <w:rStyle w:val="Hyperlink"/>
                <w:rFonts w:ascii="Comfortaa" w:hAnsi="Comfortaa"/>
                <w:noProof/>
                <w:lang w:val="el-GR"/>
              </w:rPr>
              <w:t>Πηγή εσόδων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_Toc163417379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10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37B4243E" w14:textId="4C9F80C0" w:rsidR="009F4686" w:rsidRDefault="009F4686">
          <w:r>
            <w:rPr>
              <w:b/>
              <w:bCs/>
              <w:noProof/>
            </w:rPr>
            <w:fldChar w:fldCharType="end"/>
          </w:r>
        </w:p>
      </w:sdtContent>
    </w:sdt>
    <w:p w14:paraId="5A3313DB" w14:textId="22846A45" w:rsidR="007F18D9" w:rsidRDefault="007F18D9"/>
    <w:p w14:paraId="40CBA15B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387E8C82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0B3B8E0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5D5B051E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3EAC6DD9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DAF394B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3D184D9C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32ADC774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0FBA07B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7F1930D3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4A30BA35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984BA2D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10C6E49D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74D8BAFA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C728169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4D7DB764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</w:rPr>
      </w:pPr>
    </w:p>
    <w:p w14:paraId="48A8FF3F" w14:textId="4B3B7275" w:rsidR="006E250D" w:rsidRPr="006E250D" w:rsidRDefault="006E250D" w:rsidP="006E250D">
      <w:pPr>
        <w:pStyle w:val="Heading1"/>
        <w:jc w:val="center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r w:rsidRPr="006E250D">
        <w:rPr>
          <w:rFonts w:ascii="Comfortaa" w:hAnsi="Comfortaa"/>
          <w:b/>
          <w:bCs/>
          <w:color w:val="FF0000"/>
          <w:sz w:val="32"/>
          <w:szCs w:val="32"/>
          <w:lang w:val="el-GR"/>
        </w:rPr>
        <w:lastRenderedPageBreak/>
        <w:t>Λίστα αλλαγών</w:t>
      </w:r>
    </w:p>
    <w:p w14:paraId="5586AF57" w14:textId="0A15CA9C" w:rsidR="006E250D" w:rsidRPr="00BC2334" w:rsidRDefault="006E250D" w:rsidP="006E250D">
      <w:pPr>
        <w:rPr>
          <w:rFonts w:ascii="Comfortaa" w:hAnsi="Comfortaa"/>
          <w:color w:val="FF0000"/>
          <w:sz w:val="28"/>
          <w:szCs w:val="28"/>
          <w:lang w:val="el-GR"/>
        </w:rPr>
      </w:pPr>
      <w:r w:rsidRPr="006E250D">
        <w:rPr>
          <w:rFonts w:ascii="Comfortaa" w:hAnsi="Comfortaa"/>
          <w:color w:val="FF0000"/>
          <w:sz w:val="28"/>
          <w:szCs w:val="28"/>
        </w:rPr>
        <w:t>V</w:t>
      </w:r>
      <w:r w:rsidRPr="00BC2334">
        <w:rPr>
          <w:rFonts w:ascii="Comfortaa" w:hAnsi="Comfortaa"/>
          <w:color w:val="FF0000"/>
          <w:sz w:val="28"/>
          <w:szCs w:val="28"/>
          <w:lang w:val="el-GR"/>
        </w:rPr>
        <w:t>1.0</w:t>
      </w:r>
    </w:p>
    <w:p w14:paraId="0963617B" w14:textId="70CEEA62" w:rsidR="006E250D" w:rsidRDefault="006E250D" w:rsidP="006E250D">
      <w:pPr>
        <w:rPr>
          <w:rFonts w:ascii="Comfortaa" w:hAnsi="Comfortaa"/>
          <w:sz w:val="24"/>
          <w:szCs w:val="24"/>
          <w:lang w:val="el-GR"/>
        </w:rPr>
      </w:pPr>
      <w:r w:rsidRPr="006E250D">
        <w:rPr>
          <w:rFonts w:ascii="Comfortaa" w:hAnsi="Comfortaa"/>
          <w:sz w:val="24"/>
          <w:szCs w:val="24"/>
          <w:lang w:val="el-GR"/>
        </w:rPr>
        <w:t>Προστέθηκε έξοδο εξοπλισμός και λογαριασμοί</w:t>
      </w:r>
      <w:r>
        <w:rPr>
          <w:rFonts w:ascii="Comfortaa" w:hAnsi="Comfortaa"/>
          <w:sz w:val="24"/>
          <w:szCs w:val="24"/>
          <w:lang w:val="el-GR"/>
        </w:rPr>
        <w:t>.</w:t>
      </w:r>
    </w:p>
    <w:p w14:paraId="792477C2" w14:textId="36448E11" w:rsidR="006E250D" w:rsidRPr="006E250D" w:rsidRDefault="006E250D" w:rsidP="006E250D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Ενημερώθηκαν τα έσοδα με αναλυτικά ποσά.</w:t>
      </w:r>
    </w:p>
    <w:p w14:paraId="75DE5A68" w14:textId="77777777" w:rsidR="006E250D" w:rsidRDefault="006E250D" w:rsidP="006E250D">
      <w:pPr>
        <w:rPr>
          <w:lang w:val="el-GR"/>
        </w:rPr>
      </w:pPr>
    </w:p>
    <w:p w14:paraId="0A12FED1" w14:textId="77777777" w:rsidR="006E250D" w:rsidRDefault="006E250D" w:rsidP="006E250D">
      <w:pPr>
        <w:rPr>
          <w:lang w:val="el-GR"/>
        </w:rPr>
      </w:pPr>
    </w:p>
    <w:p w14:paraId="7649DD6D" w14:textId="77777777" w:rsidR="006E250D" w:rsidRDefault="006E250D" w:rsidP="006E250D">
      <w:pPr>
        <w:rPr>
          <w:lang w:val="el-GR"/>
        </w:rPr>
      </w:pPr>
    </w:p>
    <w:p w14:paraId="1BBE2308" w14:textId="77777777" w:rsidR="006E250D" w:rsidRDefault="006E250D" w:rsidP="006E250D">
      <w:pPr>
        <w:rPr>
          <w:lang w:val="el-GR"/>
        </w:rPr>
      </w:pPr>
    </w:p>
    <w:p w14:paraId="45A5DC2D" w14:textId="77777777" w:rsidR="006E250D" w:rsidRDefault="006E250D" w:rsidP="006E250D">
      <w:pPr>
        <w:rPr>
          <w:lang w:val="el-GR"/>
        </w:rPr>
      </w:pPr>
    </w:p>
    <w:p w14:paraId="2203049E" w14:textId="77777777" w:rsidR="006E250D" w:rsidRDefault="006E250D" w:rsidP="006E250D">
      <w:pPr>
        <w:rPr>
          <w:lang w:val="el-GR"/>
        </w:rPr>
      </w:pPr>
    </w:p>
    <w:p w14:paraId="4B921D88" w14:textId="77777777" w:rsidR="006E250D" w:rsidRDefault="006E250D" w:rsidP="006E250D">
      <w:pPr>
        <w:rPr>
          <w:lang w:val="el-GR"/>
        </w:rPr>
      </w:pPr>
    </w:p>
    <w:p w14:paraId="3FF4F510" w14:textId="77777777" w:rsidR="006E250D" w:rsidRDefault="006E250D" w:rsidP="006E250D">
      <w:pPr>
        <w:rPr>
          <w:lang w:val="el-GR"/>
        </w:rPr>
      </w:pPr>
    </w:p>
    <w:p w14:paraId="0F336D5A" w14:textId="77777777" w:rsidR="006E250D" w:rsidRDefault="006E250D" w:rsidP="006E250D">
      <w:pPr>
        <w:rPr>
          <w:lang w:val="el-GR"/>
        </w:rPr>
      </w:pPr>
    </w:p>
    <w:p w14:paraId="0FBE981A" w14:textId="77777777" w:rsidR="006E250D" w:rsidRDefault="006E250D" w:rsidP="006E250D">
      <w:pPr>
        <w:rPr>
          <w:lang w:val="el-GR"/>
        </w:rPr>
      </w:pPr>
    </w:p>
    <w:p w14:paraId="60AAAAA8" w14:textId="77777777" w:rsidR="006E250D" w:rsidRDefault="006E250D" w:rsidP="006E250D">
      <w:pPr>
        <w:rPr>
          <w:lang w:val="el-GR"/>
        </w:rPr>
      </w:pPr>
    </w:p>
    <w:p w14:paraId="5A4F6E91" w14:textId="77777777" w:rsidR="006E250D" w:rsidRDefault="006E250D" w:rsidP="006E250D">
      <w:pPr>
        <w:rPr>
          <w:lang w:val="el-GR"/>
        </w:rPr>
      </w:pPr>
    </w:p>
    <w:p w14:paraId="3ACAF2A1" w14:textId="77777777" w:rsidR="006E250D" w:rsidRDefault="006E250D" w:rsidP="006E250D">
      <w:pPr>
        <w:rPr>
          <w:lang w:val="el-GR"/>
        </w:rPr>
      </w:pPr>
    </w:p>
    <w:p w14:paraId="00476076" w14:textId="77777777" w:rsidR="006E250D" w:rsidRDefault="006E250D" w:rsidP="006E250D">
      <w:pPr>
        <w:rPr>
          <w:lang w:val="el-GR"/>
        </w:rPr>
      </w:pPr>
    </w:p>
    <w:p w14:paraId="7EEAFA8C" w14:textId="77777777" w:rsidR="006E250D" w:rsidRDefault="006E250D" w:rsidP="006E250D">
      <w:pPr>
        <w:rPr>
          <w:lang w:val="el-GR"/>
        </w:rPr>
      </w:pPr>
    </w:p>
    <w:p w14:paraId="28F04E2E" w14:textId="77777777" w:rsidR="006E250D" w:rsidRDefault="006E250D" w:rsidP="006E250D">
      <w:pPr>
        <w:rPr>
          <w:lang w:val="el-GR"/>
        </w:rPr>
      </w:pPr>
    </w:p>
    <w:p w14:paraId="1BCE848D" w14:textId="77777777" w:rsidR="006E250D" w:rsidRDefault="006E250D" w:rsidP="006E250D">
      <w:pPr>
        <w:rPr>
          <w:lang w:val="el-GR"/>
        </w:rPr>
      </w:pPr>
    </w:p>
    <w:p w14:paraId="43FC32C7" w14:textId="77777777" w:rsidR="006E250D" w:rsidRDefault="006E250D" w:rsidP="006E250D">
      <w:pPr>
        <w:rPr>
          <w:lang w:val="el-GR"/>
        </w:rPr>
      </w:pPr>
    </w:p>
    <w:p w14:paraId="2F3E4591" w14:textId="77777777" w:rsidR="006E250D" w:rsidRDefault="006E250D" w:rsidP="006E250D">
      <w:pPr>
        <w:rPr>
          <w:lang w:val="el-GR"/>
        </w:rPr>
      </w:pPr>
    </w:p>
    <w:p w14:paraId="242FEE1E" w14:textId="77777777" w:rsidR="006E250D" w:rsidRDefault="006E250D" w:rsidP="006E250D">
      <w:pPr>
        <w:rPr>
          <w:lang w:val="el-GR"/>
        </w:rPr>
      </w:pPr>
    </w:p>
    <w:p w14:paraId="613A38B4" w14:textId="77777777" w:rsidR="006E250D" w:rsidRDefault="006E250D" w:rsidP="006E250D">
      <w:pPr>
        <w:rPr>
          <w:lang w:val="el-GR"/>
        </w:rPr>
      </w:pPr>
    </w:p>
    <w:p w14:paraId="00F50E2C" w14:textId="77777777" w:rsidR="006E250D" w:rsidRDefault="006E250D" w:rsidP="006E250D">
      <w:pPr>
        <w:rPr>
          <w:lang w:val="el-GR"/>
        </w:rPr>
      </w:pPr>
    </w:p>
    <w:p w14:paraId="6B378697" w14:textId="77777777" w:rsidR="006E250D" w:rsidRDefault="006E250D" w:rsidP="006E250D">
      <w:pPr>
        <w:rPr>
          <w:lang w:val="el-GR"/>
        </w:rPr>
      </w:pPr>
    </w:p>
    <w:p w14:paraId="665030EC" w14:textId="77777777" w:rsidR="006E250D" w:rsidRDefault="006E250D" w:rsidP="006E250D">
      <w:pPr>
        <w:rPr>
          <w:lang w:val="el-GR"/>
        </w:rPr>
      </w:pPr>
    </w:p>
    <w:p w14:paraId="7FCB7AD1" w14:textId="77777777" w:rsidR="006E250D" w:rsidRDefault="006E250D" w:rsidP="006E250D">
      <w:pPr>
        <w:rPr>
          <w:lang w:val="el-GR"/>
        </w:rPr>
      </w:pPr>
    </w:p>
    <w:p w14:paraId="22914A28" w14:textId="77777777" w:rsidR="006E250D" w:rsidRDefault="006E250D" w:rsidP="006E250D">
      <w:pPr>
        <w:rPr>
          <w:lang w:val="el-GR"/>
        </w:rPr>
      </w:pPr>
    </w:p>
    <w:p w14:paraId="1A590FF8" w14:textId="3B5881F0" w:rsidR="00C53193" w:rsidRDefault="00CB44A6" w:rsidP="00CB44A6">
      <w:pPr>
        <w:pStyle w:val="IntenseQuote"/>
        <w:rPr>
          <w:rFonts w:ascii="Comfortaa" w:hAnsi="Comfortaa"/>
          <w:b/>
          <w:bCs/>
          <w:sz w:val="40"/>
          <w:szCs w:val="40"/>
        </w:rPr>
      </w:pPr>
      <w:r w:rsidRPr="00E4237F">
        <w:rPr>
          <w:rFonts w:ascii="Comfortaa" w:hAnsi="Comfortaa"/>
          <w:b/>
          <w:bCs/>
          <w:sz w:val="40"/>
          <w:szCs w:val="40"/>
        </w:rPr>
        <w:lastRenderedPageBreak/>
        <w:t>Γενική Ανασκόπηση Εργασίας:</w:t>
      </w:r>
    </w:p>
    <w:p w14:paraId="082413A4" w14:textId="6E065181" w:rsidR="00CB44A6" w:rsidRPr="00C53193" w:rsidRDefault="00CB44A6" w:rsidP="00CB44A6">
      <w:pPr>
        <w:rPr>
          <w:rFonts w:ascii="Comfortaa" w:hAnsi="Comfortaa" w:cs="Open Sans"/>
          <w:b/>
          <w:bCs/>
          <w:sz w:val="40"/>
          <w:szCs w:val="40"/>
          <w:lang w:val="el-GR"/>
        </w:rPr>
      </w:pPr>
      <w:r w:rsidRPr="00E4237F">
        <w:rPr>
          <w:rFonts w:ascii="Comfortaa" w:hAnsi="Comfortaa"/>
          <w:i/>
          <w:iCs/>
          <w:sz w:val="24"/>
          <w:szCs w:val="24"/>
          <w:u w:val="single"/>
          <w:lang w:val="el-GR"/>
        </w:rPr>
        <w:t>ΣΥΝΤΟΜΗ ΟΝΟΜΑΣΙΑ ΕΡΓΟΥ</w:t>
      </w:r>
      <w:r w:rsidRPr="00E4237F">
        <w:rPr>
          <w:rFonts w:ascii="Comfortaa" w:hAnsi="Comfortaa"/>
          <w:sz w:val="24"/>
          <w:szCs w:val="24"/>
          <w:lang w:val="el-GR"/>
        </w:rPr>
        <w:t>:</w:t>
      </w:r>
      <w:r w:rsidRPr="00231838">
        <w:rPr>
          <w:rFonts w:ascii="Comfortaa" w:hAnsi="Comfortaa"/>
          <w:lang w:val="el-GR"/>
        </w:rPr>
        <w:t xml:space="preserve"> </w:t>
      </w:r>
      <w:r w:rsidRPr="00E4237F">
        <w:rPr>
          <w:rFonts w:ascii="Comfortaa" w:hAnsi="Comfortaa"/>
          <w:lang w:val="el-GR"/>
        </w:rPr>
        <w:t xml:space="preserve"> </w:t>
      </w:r>
      <w:r w:rsidRPr="00231838">
        <w:rPr>
          <w:rFonts w:ascii="Comfortaa" w:hAnsi="Comfortaa"/>
          <w:lang w:val="el-GR"/>
        </w:rPr>
        <w:t>«Μ</w:t>
      </w:r>
      <w:proofErr w:type="spellStart"/>
      <w:r w:rsidRPr="00231838">
        <w:rPr>
          <w:rFonts w:ascii="Comfortaa" w:hAnsi="Comfortaa"/>
        </w:rPr>
        <w:t>uscle</w:t>
      </w:r>
      <w:proofErr w:type="spellEnd"/>
      <w:r w:rsidRPr="00231838">
        <w:rPr>
          <w:rFonts w:ascii="Comfortaa" w:hAnsi="Comfortaa"/>
          <w:lang w:val="el-GR"/>
        </w:rPr>
        <w:t xml:space="preserve"> </w:t>
      </w:r>
      <w:r w:rsidRPr="00231838">
        <w:rPr>
          <w:rFonts w:ascii="Comfortaa" w:hAnsi="Comfortaa"/>
        </w:rPr>
        <w:t>Mapp</w:t>
      </w:r>
      <w:r w:rsidRPr="00231838">
        <w:rPr>
          <w:rFonts w:ascii="Comfortaa" w:hAnsi="Comfortaa"/>
          <w:lang w:val="el-GR"/>
        </w:rPr>
        <w:t xml:space="preserve">»  </w:t>
      </w:r>
      <w:r w:rsidRPr="00231838">
        <w:rPr>
          <w:rFonts w:ascii="Comfortaa" w:hAnsi="Comfortaa"/>
          <w:noProof/>
        </w:rPr>
        <w:drawing>
          <wp:inline distT="0" distB="0" distL="0" distR="0" wp14:anchorId="79990E34" wp14:editId="7FC2E61C">
            <wp:extent cx="440916" cy="440916"/>
            <wp:effectExtent l="0" t="0" r="0" b="0"/>
            <wp:docPr id="16328512" name="Picture 1" descr="A logo of a bodybuilder lifting a dumbb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512" name="Picture 1" descr="A logo of a bodybuilder lifting a dumbbe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6" cy="44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F46C" w14:textId="77777777" w:rsidR="007A29F3" w:rsidRPr="00522C89" w:rsidRDefault="00CB44A6" w:rsidP="00CB44A6">
      <w:pPr>
        <w:rPr>
          <w:rFonts w:ascii="Comfortaa" w:hAnsi="Comfortaa"/>
          <w:i/>
          <w:iCs/>
          <w:u w:val="single"/>
          <w:lang w:val="el-GR"/>
        </w:rPr>
      </w:pPr>
      <w:r w:rsidRPr="00231838">
        <w:rPr>
          <w:rFonts w:ascii="Comfortaa" w:hAnsi="Comfortaa"/>
          <w:i/>
          <w:iCs/>
          <w:u w:val="single"/>
        </w:rPr>
        <w:t>Link</w:t>
      </w:r>
      <w:r w:rsidRPr="00231838">
        <w:rPr>
          <w:rFonts w:ascii="Comfortaa" w:hAnsi="Comfortaa"/>
          <w:i/>
          <w:iCs/>
          <w:u w:val="single"/>
          <w:lang w:val="el-GR"/>
        </w:rPr>
        <w:t xml:space="preserve"> αποθετηρίου στο </w:t>
      </w:r>
      <w:proofErr w:type="spellStart"/>
      <w:r w:rsidRPr="00231838">
        <w:rPr>
          <w:rFonts w:ascii="Comfortaa" w:hAnsi="Comfortaa"/>
          <w:i/>
          <w:iCs/>
          <w:u w:val="single"/>
        </w:rPr>
        <w:t>Github</w:t>
      </w:r>
      <w:proofErr w:type="spellEnd"/>
      <w:r w:rsidRPr="00231838">
        <w:rPr>
          <w:rFonts w:ascii="Comfortaa" w:hAnsi="Comfortaa"/>
          <w:i/>
          <w:iCs/>
          <w:u w:val="single"/>
          <w:lang w:val="el-GR"/>
        </w:rPr>
        <w:t xml:space="preserve">: </w:t>
      </w:r>
    </w:p>
    <w:p w14:paraId="1C8615F1" w14:textId="6DF7D090" w:rsidR="00090538" w:rsidRPr="00522C89" w:rsidRDefault="00090538" w:rsidP="00CB44A6">
      <w:pPr>
        <w:rPr>
          <w:rFonts w:ascii="Comfortaa" w:hAnsi="Comfortaa"/>
          <w:i/>
          <w:iCs/>
          <w:lang w:val="el-GR"/>
        </w:rPr>
      </w:pPr>
      <w:r w:rsidRPr="00B3677D">
        <w:rPr>
          <w:rFonts w:ascii="Comfortaa" w:hAnsi="Comfortaa"/>
          <w:i/>
          <w:iCs/>
        </w:rPr>
        <w:t>https</w:t>
      </w:r>
      <w:r w:rsidRPr="00522C89">
        <w:rPr>
          <w:rFonts w:ascii="Comfortaa" w:hAnsi="Comfortaa"/>
          <w:i/>
          <w:iCs/>
          <w:lang w:val="el-GR"/>
        </w:rPr>
        <w:t>://</w:t>
      </w:r>
      <w:r w:rsidRPr="00B3677D">
        <w:rPr>
          <w:rFonts w:ascii="Comfortaa" w:hAnsi="Comfortaa"/>
          <w:i/>
          <w:iCs/>
        </w:rPr>
        <w:t>github</w:t>
      </w:r>
      <w:r w:rsidRPr="00522C89">
        <w:rPr>
          <w:rFonts w:ascii="Comfortaa" w:hAnsi="Comfortaa"/>
          <w:i/>
          <w:iCs/>
          <w:lang w:val="el-GR"/>
        </w:rPr>
        <w:t>.</w:t>
      </w:r>
      <w:r w:rsidRPr="00B3677D">
        <w:rPr>
          <w:rFonts w:ascii="Comfortaa" w:hAnsi="Comfortaa"/>
          <w:i/>
          <w:iCs/>
        </w:rPr>
        <w:t>com</w:t>
      </w:r>
      <w:r w:rsidRPr="00522C89">
        <w:rPr>
          <w:rFonts w:ascii="Comfortaa" w:hAnsi="Comfortaa"/>
          <w:i/>
          <w:iCs/>
          <w:lang w:val="el-GR"/>
        </w:rPr>
        <w:t>/</w:t>
      </w:r>
      <w:r w:rsidRPr="00B3677D">
        <w:rPr>
          <w:rFonts w:ascii="Comfortaa" w:hAnsi="Comfortaa"/>
          <w:i/>
          <w:iCs/>
        </w:rPr>
        <w:t>nickpotamianos</w:t>
      </w:r>
      <w:r w:rsidRPr="00522C89">
        <w:rPr>
          <w:rFonts w:ascii="Comfortaa" w:hAnsi="Comfortaa"/>
          <w:i/>
          <w:iCs/>
          <w:lang w:val="el-GR"/>
        </w:rPr>
        <w:t>/</w:t>
      </w:r>
      <w:r w:rsidRPr="00B3677D">
        <w:rPr>
          <w:rFonts w:ascii="Comfortaa" w:hAnsi="Comfortaa"/>
          <w:i/>
          <w:iCs/>
        </w:rPr>
        <w:t>Software</w:t>
      </w:r>
      <w:r w:rsidRPr="00522C89">
        <w:rPr>
          <w:rFonts w:ascii="Comfortaa" w:hAnsi="Comfortaa"/>
          <w:i/>
          <w:iCs/>
          <w:lang w:val="el-GR"/>
        </w:rPr>
        <w:t>-</w:t>
      </w:r>
      <w:r w:rsidRPr="00B3677D">
        <w:rPr>
          <w:rFonts w:ascii="Comfortaa" w:hAnsi="Comfortaa"/>
          <w:i/>
          <w:iCs/>
        </w:rPr>
        <w:t>Development</w:t>
      </w:r>
      <w:r w:rsidRPr="00522C89">
        <w:rPr>
          <w:rFonts w:ascii="Comfortaa" w:hAnsi="Comfortaa"/>
          <w:i/>
          <w:iCs/>
          <w:lang w:val="el-GR"/>
        </w:rPr>
        <w:t>-</w:t>
      </w:r>
      <w:r w:rsidRPr="00B3677D">
        <w:rPr>
          <w:rFonts w:ascii="Comfortaa" w:hAnsi="Comfortaa"/>
          <w:i/>
          <w:iCs/>
        </w:rPr>
        <w:t>Project</w:t>
      </w:r>
      <w:r w:rsidRPr="00522C89">
        <w:rPr>
          <w:rFonts w:ascii="Comfortaa" w:hAnsi="Comfortaa"/>
          <w:i/>
          <w:iCs/>
          <w:lang w:val="el-GR"/>
        </w:rPr>
        <w:t>-2024-</w:t>
      </w:r>
      <w:r w:rsidRPr="00B3677D">
        <w:rPr>
          <w:rFonts w:ascii="Comfortaa" w:hAnsi="Comfortaa"/>
          <w:i/>
          <w:iCs/>
        </w:rPr>
        <w:t>Muscle</w:t>
      </w:r>
      <w:r w:rsidRPr="00522C89">
        <w:rPr>
          <w:rFonts w:ascii="Comfortaa" w:hAnsi="Comfortaa"/>
          <w:i/>
          <w:iCs/>
          <w:lang w:val="el-GR"/>
        </w:rPr>
        <w:t>-</w:t>
      </w:r>
      <w:r w:rsidRPr="00B3677D">
        <w:rPr>
          <w:rFonts w:ascii="Comfortaa" w:hAnsi="Comfortaa"/>
          <w:i/>
          <w:iCs/>
        </w:rPr>
        <w:t>Mapp</w:t>
      </w:r>
    </w:p>
    <w:p w14:paraId="32D6E843" w14:textId="77777777" w:rsidR="00CB44A6" w:rsidRPr="00D06DEE" w:rsidRDefault="00CB44A6" w:rsidP="00CB44A6">
      <w:pPr>
        <w:rPr>
          <w:rFonts w:ascii="Comfortaa" w:hAnsi="Comfortaa"/>
          <w:i/>
          <w:iCs/>
          <w:u w:val="single"/>
          <w:lang w:val="el-GR"/>
        </w:rPr>
      </w:pPr>
      <w:r w:rsidRPr="00231838">
        <w:rPr>
          <w:rFonts w:ascii="Comfortaa" w:hAnsi="Comfortaa"/>
          <w:i/>
          <w:iCs/>
          <w:u w:val="single"/>
        </w:rPr>
        <w:t>Link</w:t>
      </w:r>
      <w:r w:rsidRPr="00231838">
        <w:rPr>
          <w:rFonts w:ascii="Comfortaa" w:hAnsi="Comfortaa"/>
          <w:i/>
          <w:iCs/>
          <w:u w:val="single"/>
          <w:lang w:val="el-GR"/>
        </w:rPr>
        <w:t xml:space="preserve"> αποθετηρίου στο </w:t>
      </w:r>
      <w:proofErr w:type="spellStart"/>
      <w:r w:rsidRPr="00231838">
        <w:rPr>
          <w:rFonts w:ascii="Comfortaa" w:hAnsi="Comfortaa"/>
          <w:i/>
          <w:iCs/>
          <w:u w:val="single"/>
        </w:rPr>
        <w:t>Onedrive</w:t>
      </w:r>
      <w:proofErr w:type="spellEnd"/>
      <w:r w:rsidRPr="00231838">
        <w:rPr>
          <w:rFonts w:ascii="Comfortaa" w:hAnsi="Comfortaa"/>
          <w:i/>
          <w:iCs/>
          <w:u w:val="single"/>
          <w:lang w:val="el-GR"/>
        </w:rPr>
        <w:t xml:space="preserve">: </w:t>
      </w:r>
    </w:p>
    <w:p w14:paraId="7812780F" w14:textId="0EA15717" w:rsidR="00B3677D" w:rsidRPr="0048285C" w:rsidRDefault="007A29F3" w:rsidP="00B3677D">
      <w:pPr>
        <w:rPr>
          <w:rFonts w:ascii="Comfortaa" w:hAnsi="Comfortaa"/>
          <w:i/>
          <w:iCs/>
          <w:lang w:val="el-GR"/>
        </w:rPr>
      </w:pPr>
      <w:r w:rsidRPr="00B3677D">
        <w:rPr>
          <w:rFonts w:ascii="Comfortaa" w:hAnsi="Comfortaa"/>
          <w:i/>
          <w:iCs/>
        </w:rPr>
        <w:t>https</w:t>
      </w:r>
      <w:r w:rsidRPr="00B3677D">
        <w:rPr>
          <w:rFonts w:ascii="Comfortaa" w:hAnsi="Comfortaa"/>
          <w:i/>
          <w:iCs/>
          <w:lang w:val="el-GR"/>
        </w:rPr>
        <w:t>://</w:t>
      </w:r>
      <w:proofErr w:type="spellStart"/>
      <w:r w:rsidRPr="00B3677D">
        <w:rPr>
          <w:rFonts w:ascii="Comfortaa" w:hAnsi="Comfortaa"/>
          <w:i/>
          <w:iCs/>
        </w:rPr>
        <w:t>upatrasgrmy</w:t>
      </w:r>
      <w:proofErr w:type="spellEnd"/>
      <w:r w:rsidRPr="00B3677D">
        <w:rPr>
          <w:rFonts w:ascii="Comfortaa" w:hAnsi="Comfortaa"/>
          <w:i/>
          <w:iCs/>
          <w:lang w:val="el-GR"/>
        </w:rPr>
        <w:t>.</w:t>
      </w:r>
      <w:proofErr w:type="spellStart"/>
      <w:r w:rsidRPr="00B3677D">
        <w:rPr>
          <w:rFonts w:ascii="Comfortaa" w:hAnsi="Comfortaa"/>
          <w:i/>
          <w:iCs/>
        </w:rPr>
        <w:t>sharepoint</w:t>
      </w:r>
      <w:proofErr w:type="spellEnd"/>
      <w:r w:rsidRPr="00B3677D">
        <w:rPr>
          <w:rFonts w:ascii="Comfortaa" w:hAnsi="Comfortaa"/>
          <w:i/>
          <w:iCs/>
          <w:lang w:val="el-GR"/>
        </w:rPr>
        <w:t>.</w:t>
      </w:r>
      <w:r w:rsidRPr="00B3677D">
        <w:rPr>
          <w:rFonts w:ascii="Comfortaa" w:hAnsi="Comfortaa"/>
          <w:i/>
          <w:iCs/>
        </w:rPr>
        <w:t>com</w:t>
      </w:r>
      <w:r w:rsidRPr="00B3677D">
        <w:rPr>
          <w:rFonts w:ascii="Comfortaa" w:hAnsi="Comfortaa"/>
          <w:i/>
          <w:iCs/>
          <w:lang w:val="el-GR"/>
        </w:rPr>
        <w:t>/:</w:t>
      </w:r>
      <w:r w:rsidRPr="00B3677D">
        <w:rPr>
          <w:rFonts w:ascii="Comfortaa" w:hAnsi="Comfortaa"/>
          <w:i/>
          <w:iCs/>
        </w:rPr>
        <w:t>f</w:t>
      </w:r>
      <w:r w:rsidRPr="00B3677D">
        <w:rPr>
          <w:rFonts w:ascii="Comfortaa" w:hAnsi="Comfortaa"/>
          <w:i/>
          <w:iCs/>
          <w:lang w:val="el-GR"/>
        </w:rPr>
        <w:t>:/</w:t>
      </w:r>
      <w:r w:rsidRPr="00B3677D">
        <w:rPr>
          <w:rFonts w:ascii="Comfortaa" w:hAnsi="Comfortaa"/>
          <w:i/>
          <w:iCs/>
        </w:rPr>
        <w:t>g</w:t>
      </w:r>
      <w:r w:rsidRPr="00B3677D">
        <w:rPr>
          <w:rFonts w:ascii="Comfortaa" w:hAnsi="Comfortaa"/>
          <w:i/>
          <w:iCs/>
          <w:lang w:val="el-GR"/>
        </w:rPr>
        <w:t>/</w:t>
      </w:r>
      <w:r w:rsidRPr="00B3677D">
        <w:rPr>
          <w:rFonts w:ascii="Comfortaa" w:hAnsi="Comfortaa"/>
          <w:i/>
          <w:iCs/>
        </w:rPr>
        <w:t>personal</w:t>
      </w:r>
      <w:r w:rsidRPr="00B3677D">
        <w:rPr>
          <w:rFonts w:ascii="Comfortaa" w:hAnsi="Comfortaa"/>
          <w:i/>
          <w:iCs/>
          <w:lang w:val="el-GR"/>
        </w:rPr>
        <w:t>/</w:t>
      </w:r>
      <w:r w:rsidRPr="00B3677D">
        <w:rPr>
          <w:rFonts w:ascii="Comfortaa" w:hAnsi="Comfortaa"/>
          <w:i/>
          <w:iCs/>
        </w:rPr>
        <w:t>up</w:t>
      </w:r>
      <w:r w:rsidRPr="00B3677D">
        <w:rPr>
          <w:rFonts w:ascii="Comfortaa" w:hAnsi="Comfortaa"/>
          <w:i/>
          <w:iCs/>
          <w:lang w:val="el-GR"/>
        </w:rPr>
        <w:t>1084537_</w:t>
      </w:r>
      <w:proofErr w:type="spellStart"/>
      <w:r w:rsidRPr="00B3677D">
        <w:rPr>
          <w:rFonts w:ascii="Comfortaa" w:hAnsi="Comfortaa"/>
          <w:i/>
          <w:iCs/>
        </w:rPr>
        <w:t>upatras</w:t>
      </w:r>
      <w:proofErr w:type="spellEnd"/>
      <w:r w:rsidRPr="00B3677D">
        <w:rPr>
          <w:rFonts w:ascii="Comfortaa" w:hAnsi="Comfortaa"/>
          <w:i/>
          <w:iCs/>
          <w:lang w:val="el-GR"/>
        </w:rPr>
        <w:t>_</w:t>
      </w:r>
      <w:r w:rsidRPr="00B3677D">
        <w:rPr>
          <w:rFonts w:ascii="Comfortaa" w:hAnsi="Comfortaa"/>
          <w:i/>
          <w:iCs/>
        </w:rPr>
        <w:t>gr</w:t>
      </w:r>
      <w:r w:rsidRPr="00B3677D">
        <w:rPr>
          <w:rFonts w:ascii="Comfortaa" w:hAnsi="Comfortaa"/>
          <w:i/>
          <w:iCs/>
          <w:lang w:val="el-GR"/>
        </w:rPr>
        <w:t>/</w:t>
      </w:r>
      <w:proofErr w:type="spellStart"/>
      <w:r w:rsidRPr="00B3677D">
        <w:rPr>
          <w:rFonts w:ascii="Comfortaa" w:hAnsi="Comfortaa"/>
          <w:i/>
          <w:iCs/>
        </w:rPr>
        <w:t>EnVIfEG</w:t>
      </w:r>
      <w:proofErr w:type="spellEnd"/>
      <w:r w:rsidRPr="00B3677D">
        <w:rPr>
          <w:rFonts w:ascii="Comfortaa" w:hAnsi="Comfortaa"/>
          <w:i/>
          <w:iCs/>
          <w:lang w:val="el-GR"/>
        </w:rPr>
        <w:t>1</w:t>
      </w:r>
      <w:proofErr w:type="spellStart"/>
      <w:r w:rsidRPr="00B3677D">
        <w:rPr>
          <w:rFonts w:ascii="Comfortaa" w:hAnsi="Comfortaa"/>
          <w:i/>
          <w:iCs/>
        </w:rPr>
        <w:t>pAlHmSmjeaQAlb</w:t>
      </w:r>
      <w:proofErr w:type="spellEnd"/>
      <w:r w:rsidRPr="00B3677D">
        <w:rPr>
          <w:rFonts w:ascii="Comfortaa" w:hAnsi="Comfortaa"/>
          <w:i/>
          <w:iCs/>
          <w:lang w:val="el-GR"/>
        </w:rPr>
        <w:t>4</w:t>
      </w:r>
      <w:proofErr w:type="spellStart"/>
      <w:r w:rsidRPr="00B3677D">
        <w:rPr>
          <w:rFonts w:ascii="Comfortaa" w:hAnsi="Comfortaa"/>
          <w:i/>
          <w:iCs/>
        </w:rPr>
        <w:t>BMLbpjnEHoVx</w:t>
      </w:r>
      <w:proofErr w:type="spellEnd"/>
      <w:r w:rsidRPr="00B3677D">
        <w:rPr>
          <w:rFonts w:ascii="Comfortaa" w:hAnsi="Comfortaa"/>
          <w:i/>
          <w:iCs/>
          <w:lang w:val="el-GR"/>
        </w:rPr>
        <w:t>5</w:t>
      </w:r>
      <w:r w:rsidRPr="00B3677D">
        <w:rPr>
          <w:rFonts w:ascii="Comfortaa" w:hAnsi="Comfortaa"/>
          <w:i/>
          <w:iCs/>
        </w:rPr>
        <w:t>z</w:t>
      </w:r>
      <w:r w:rsidRPr="00B3677D">
        <w:rPr>
          <w:rFonts w:ascii="Comfortaa" w:hAnsi="Comfortaa"/>
          <w:i/>
          <w:iCs/>
          <w:lang w:val="el-GR"/>
        </w:rPr>
        <w:t>68</w:t>
      </w:r>
      <w:proofErr w:type="spellStart"/>
      <w:r w:rsidRPr="00B3677D">
        <w:rPr>
          <w:rFonts w:ascii="Comfortaa" w:hAnsi="Comfortaa"/>
          <w:i/>
          <w:iCs/>
        </w:rPr>
        <w:t>NxW</w:t>
      </w:r>
      <w:proofErr w:type="spellEnd"/>
      <w:r w:rsidRPr="00B3677D">
        <w:rPr>
          <w:rFonts w:ascii="Comfortaa" w:hAnsi="Comfortaa"/>
          <w:i/>
          <w:iCs/>
          <w:lang w:val="el-GR"/>
        </w:rPr>
        <w:t>1</w:t>
      </w:r>
      <w:r w:rsidRPr="00B3677D">
        <w:rPr>
          <w:rFonts w:ascii="Comfortaa" w:hAnsi="Comfortaa"/>
          <w:i/>
          <w:iCs/>
        </w:rPr>
        <w:t>p</w:t>
      </w:r>
      <w:r w:rsidRPr="00B3677D">
        <w:rPr>
          <w:rFonts w:ascii="Comfortaa" w:hAnsi="Comfortaa"/>
          <w:i/>
          <w:iCs/>
          <w:lang w:val="el-GR"/>
        </w:rPr>
        <w:t>3</w:t>
      </w:r>
      <w:r w:rsidRPr="00B3677D">
        <w:rPr>
          <w:rFonts w:ascii="Comfortaa" w:hAnsi="Comfortaa"/>
          <w:i/>
          <w:iCs/>
        </w:rPr>
        <w:t>Q</w:t>
      </w:r>
      <w:r w:rsidRPr="00B3677D">
        <w:rPr>
          <w:rFonts w:ascii="Comfortaa" w:hAnsi="Comfortaa"/>
          <w:i/>
          <w:iCs/>
          <w:lang w:val="el-GR"/>
        </w:rPr>
        <w:t>?</w:t>
      </w:r>
      <w:r w:rsidRPr="00B3677D">
        <w:rPr>
          <w:rFonts w:ascii="Comfortaa" w:hAnsi="Comfortaa"/>
          <w:i/>
          <w:iCs/>
        </w:rPr>
        <w:t>e</w:t>
      </w:r>
      <w:r w:rsidRPr="00B3677D">
        <w:rPr>
          <w:rFonts w:ascii="Comfortaa" w:hAnsi="Comfortaa"/>
          <w:i/>
          <w:iCs/>
          <w:lang w:val="el-GR"/>
        </w:rPr>
        <w:t>=</w:t>
      </w:r>
      <w:proofErr w:type="spellStart"/>
      <w:r w:rsidRPr="00B3677D">
        <w:rPr>
          <w:rFonts w:ascii="Comfortaa" w:hAnsi="Comfortaa"/>
          <w:i/>
          <w:iCs/>
        </w:rPr>
        <w:t>CuIJi</w:t>
      </w:r>
      <w:proofErr w:type="spellEnd"/>
      <w:r w:rsidRPr="00B3677D">
        <w:rPr>
          <w:rFonts w:ascii="Comfortaa" w:hAnsi="Comfortaa"/>
          <w:i/>
          <w:iCs/>
          <w:lang w:val="el-GR"/>
        </w:rPr>
        <w:t>0</w:t>
      </w:r>
    </w:p>
    <w:p w14:paraId="5A986438" w14:textId="77777777" w:rsidR="0048285C" w:rsidRPr="0048285C" w:rsidRDefault="0048285C" w:rsidP="00B3677D">
      <w:pPr>
        <w:rPr>
          <w:rFonts w:ascii="Comfortaa" w:hAnsi="Comfortaa"/>
          <w:i/>
          <w:iCs/>
          <w:lang w:val="el-GR"/>
        </w:rPr>
      </w:pPr>
    </w:p>
    <w:p w14:paraId="40174663" w14:textId="603E4E6F" w:rsidR="00CB44A6" w:rsidRPr="00CB44A6" w:rsidRDefault="00CB44A6" w:rsidP="00CB44A6">
      <w:pPr>
        <w:rPr>
          <w:rFonts w:ascii="Comfortaa" w:hAnsi="Comfortaa"/>
          <w:i/>
          <w:iCs/>
          <w:u w:val="single"/>
          <w:lang w:val="el-GR"/>
        </w:rPr>
      </w:pPr>
    </w:p>
    <w:p w14:paraId="47ADA74C" w14:textId="0F30DA95" w:rsidR="007739D5" w:rsidRDefault="00CB44A6" w:rsidP="008F3D2E">
      <w:pPr>
        <w:pStyle w:val="Heading1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bookmarkStart w:id="2" w:name="_Toc163415755"/>
      <w:bookmarkStart w:id="3" w:name="_Toc163417374"/>
      <w:r w:rsidRPr="00051050">
        <w:rPr>
          <w:rFonts w:ascii="Comfortaa" w:hAnsi="Comfortaa"/>
          <w:b/>
          <w:bCs/>
          <w:color w:val="FF0000"/>
          <w:sz w:val="32"/>
          <w:szCs w:val="32"/>
        </w:rPr>
        <w:t>Gantt chart</w:t>
      </w:r>
      <w:r w:rsidR="007739D5" w:rsidRPr="00051050">
        <w:rPr>
          <w:rFonts w:ascii="Comfortaa" w:hAnsi="Comfortaa"/>
          <w:b/>
          <w:bCs/>
          <w:color w:val="FF0000"/>
          <w:sz w:val="32"/>
          <w:szCs w:val="32"/>
        </w:rPr>
        <w:t>:</w:t>
      </w:r>
      <w:bookmarkEnd w:id="2"/>
      <w:bookmarkEnd w:id="3"/>
    </w:p>
    <w:p w14:paraId="7BB210FF" w14:textId="2BF3B856" w:rsidR="001567EA" w:rsidRPr="001567EA" w:rsidRDefault="001567EA" w:rsidP="001567EA">
      <w:pPr>
        <w:rPr>
          <w:lang w:val="el-GR"/>
        </w:rPr>
      </w:pPr>
      <w:r w:rsidRPr="001567EA">
        <w:rPr>
          <w:noProof/>
          <w:lang w:val="el-GR"/>
        </w:rPr>
        <w:drawing>
          <wp:inline distT="0" distB="0" distL="0" distR="0" wp14:anchorId="3FF38293" wp14:editId="22E422A1">
            <wp:extent cx="6496140" cy="2993662"/>
            <wp:effectExtent l="0" t="0" r="0" b="0"/>
            <wp:docPr id="1991247912" name="Picture 1" descr="A computer screen 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7912" name="Picture 1" descr="A computer screen shot of a projec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3871" cy="30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4320" w14:textId="0B1D2BE0" w:rsidR="008F6C22" w:rsidRPr="008F6C22" w:rsidRDefault="00CB44A6" w:rsidP="008F6C22">
      <w:pPr>
        <w:pStyle w:val="Heading1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bookmarkStart w:id="4" w:name="_Toc163415756"/>
      <w:bookmarkStart w:id="5" w:name="_Toc163417375"/>
      <w:r w:rsidRPr="00051050">
        <w:rPr>
          <w:rFonts w:ascii="Comfortaa" w:hAnsi="Comfortaa"/>
          <w:b/>
          <w:bCs/>
          <w:color w:val="FF0000"/>
          <w:sz w:val="32"/>
          <w:szCs w:val="32"/>
        </w:rPr>
        <w:lastRenderedPageBreak/>
        <w:t>Pert chart:</w:t>
      </w:r>
      <w:r w:rsidR="007739D5" w:rsidRPr="00051050">
        <w:rPr>
          <w:rFonts w:ascii="Comfortaa" w:hAnsi="Comfortaa"/>
          <w:b/>
          <w:bCs/>
          <w:color w:val="FF0000"/>
          <w:sz w:val="32"/>
          <w:szCs w:val="32"/>
          <w:lang w:val="gn-PY"/>
        </w:rPr>
        <w:t xml:space="preserve"> </w:t>
      </w:r>
      <w:bookmarkEnd w:id="4"/>
      <w:bookmarkEnd w:id="5"/>
    </w:p>
    <w:p w14:paraId="5A2B7464" w14:textId="3525DC32" w:rsidR="00CB44A6" w:rsidRDefault="00A66405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A66405">
        <w:rPr>
          <w:rFonts w:ascii="Comfortaa" w:hAnsi="Comfortaa"/>
          <w:b/>
          <w:bCs/>
          <w:noProof/>
          <w:sz w:val="28"/>
          <w:szCs w:val="28"/>
        </w:rPr>
        <w:drawing>
          <wp:inline distT="0" distB="0" distL="0" distR="0" wp14:anchorId="087D280F" wp14:editId="653B6DE0">
            <wp:extent cx="5731510" cy="2106295"/>
            <wp:effectExtent l="0" t="0" r="2540" b="8255"/>
            <wp:docPr id="89760691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6913" name="Picture 1" descr="A diagram of a company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5971" w14:textId="43577323" w:rsidR="0040257C" w:rsidRDefault="0040257C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40257C">
        <w:rPr>
          <w:rFonts w:ascii="Comfortaa" w:hAnsi="Comfortaa"/>
          <w:b/>
          <w:bCs/>
          <w:noProof/>
          <w:sz w:val="28"/>
          <w:szCs w:val="28"/>
          <w:lang w:val="el-GR"/>
        </w:rPr>
        <w:drawing>
          <wp:inline distT="0" distB="0" distL="0" distR="0" wp14:anchorId="0CE8CF13" wp14:editId="63F3824B">
            <wp:extent cx="5715000" cy="1459459"/>
            <wp:effectExtent l="0" t="0" r="0" b="7620"/>
            <wp:docPr id="5469604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0498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396" cy="146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1275" w14:textId="6329A178" w:rsidR="0099237B" w:rsidRDefault="0099237B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99237B">
        <w:rPr>
          <w:rFonts w:ascii="Comfortaa" w:hAnsi="Comfortaa"/>
          <w:b/>
          <w:bCs/>
          <w:noProof/>
          <w:sz w:val="28"/>
          <w:szCs w:val="28"/>
          <w:lang w:val="el-GR"/>
        </w:rPr>
        <w:drawing>
          <wp:inline distT="0" distB="0" distL="0" distR="0" wp14:anchorId="4F246AB5" wp14:editId="4C0CD778">
            <wp:extent cx="5695950" cy="1949345"/>
            <wp:effectExtent l="0" t="0" r="0" b="0"/>
            <wp:docPr id="964812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1215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4553" cy="19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7720" w14:textId="5B8690EC" w:rsidR="0099237B" w:rsidRDefault="0099237B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99237B">
        <w:rPr>
          <w:rFonts w:ascii="Comfortaa" w:hAnsi="Comfortaa"/>
          <w:b/>
          <w:bCs/>
          <w:noProof/>
          <w:sz w:val="28"/>
          <w:szCs w:val="28"/>
          <w:lang w:val="el-GR"/>
        </w:rPr>
        <w:drawing>
          <wp:inline distT="0" distB="0" distL="0" distR="0" wp14:anchorId="6934E320" wp14:editId="502A55CA">
            <wp:extent cx="5702300" cy="1788523"/>
            <wp:effectExtent l="0" t="0" r="0" b="2540"/>
            <wp:docPr id="181067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0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627" cy="17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5C00" w14:textId="20225EBC" w:rsidR="008F6C22" w:rsidRDefault="008F6C22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8F6C22">
        <w:rPr>
          <w:rFonts w:ascii="Comfortaa" w:hAnsi="Comfortaa"/>
          <w:b/>
          <w:bCs/>
          <w:noProof/>
          <w:sz w:val="28"/>
          <w:szCs w:val="28"/>
          <w:lang w:val="el-GR"/>
        </w:rPr>
        <w:lastRenderedPageBreak/>
        <w:drawing>
          <wp:inline distT="0" distB="0" distL="0" distR="0" wp14:anchorId="619924DE" wp14:editId="1F52C87D">
            <wp:extent cx="5594741" cy="1973594"/>
            <wp:effectExtent l="0" t="0" r="6350" b="7620"/>
            <wp:docPr id="2057083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35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455" cy="1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CBAE" w14:textId="77777777" w:rsidR="0012188F" w:rsidRPr="0040257C" w:rsidRDefault="0012188F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</w:p>
    <w:p w14:paraId="09498694" w14:textId="1C914EC1" w:rsidR="00CB44A6" w:rsidRPr="00051050" w:rsidRDefault="00CB44A6" w:rsidP="000B3EF4">
      <w:pPr>
        <w:pStyle w:val="Heading1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bookmarkStart w:id="6" w:name="_Toc163415757"/>
      <w:bookmarkStart w:id="7" w:name="_Toc163417376"/>
      <w:r w:rsidRPr="00051050">
        <w:rPr>
          <w:rFonts w:ascii="Comfortaa" w:hAnsi="Comfortaa"/>
          <w:b/>
          <w:bCs/>
          <w:color w:val="FF0000"/>
          <w:sz w:val="32"/>
          <w:szCs w:val="32"/>
          <w:lang w:val="el-GR"/>
        </w:rPr>
        <w:t>Ανάθεση Έργου σε ανθρώπινο Δυναμικό:</w:t>
      </w:r>
      <w:bookmarkEnd w:id="6"/>
      <w:bookmarkEnd w:id="7"/>
    </w:p>
    <w:p w14:paraId="04BB7E05" w14:textId="77777777" w:rsidR="00CB44A6" w:rsidRPr="00CB44A6" w:rsidRDefault="00CB44A6" w:rsidP="00CB44A6">
      <w:pPr>
        <w:rPr>
          <w:rFonts w:ascii="Comfortaa" w:hAnsi="Comfortaa"/>
          <w:b/>
          <w:bCs/>
          <w:sz w:val="40"/>
          <w:szCs w:val="40"/>
          <w:lang w:val="el-GR"/>
        </w:rPr>
      </w:pPr>
    </w:p>
    <w:p w14:paraId="50889ACD" w14:textId="73A1FDE8" w:rsidR="00D06DEE" w:rsidRPr="009F4686" w:rsidRDefault="0003560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Ρ</w:t>
      </w:r>
      <w:r w:rsidR="00D06DEE" w:rsidRPr="00D06DEE">
        <w:rPr>
          <w:rFonts w:ascii="Comfortaa" w:hAnsi="Comfortaa"/>
          <w:lang w:val="el-GR"/>
        </w:rPr>
        <w:t xml:space="preserve">εαλιστικό </w:t>
      </w:r>
      <w:r>
        <w:rPr>
          <w:rFonts w:ascii="Comfortaa" w:hAnsi="Comfortaa"/>
          <w:lang w:val="el-GR"/>
        </w:rPr>
        <w:t>Χ</w:t>
      </w:r>
      <w:r w:rsidR="00D06DEE" w:rsidRPr="00D06DEE">
        <w:rPr>
          <w:rFonts w:ascii="Comfortaa" w:hAnsi="Comfortaa"/>
          <w:lang w:val="el-GR"/>
        </w:rPr>
        <w:t>ρονοδιάγραμμα:</w:t>
      </w:r>
      <w:r w:rsidR="00250E1F" w:rsidRPr="00250E1F">
        <w:rPr>
          <w:rFonts w:ascii="Comfortaa" w:hAnsi="Comfortaa"/>
          <w:lang w:val="el-GR"/>
        </w:rPr>
        <w:t xml:space="preserve"> </w:t>
      </w:r>
    </w:p>
    <w:p w14:paraId="23A78C1B" w14:textId="77777777" w:rsidR="00D06DEE" w:rsidRPr="00D06DEE" w:rsidRDefault="00D06DEE" w:rsidP="00D06DEE">
      <w:pPr>
        <w:rPr>
          <w:rFonts w:ascii="Comfortaa" w:hAnsi="Comfortaa"/>
          <w:lang w:val="el-GR"/>
        </w:rPr>
      </w:pPr>
    </w:p>
    <w:p w14:paraId="6DB6B548" w14:textId="0C806DC4" w:rsidR="00D06DEE" w:rsidRPr="00D06DEE" w:rsidRDefault="00D06DEE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1)</w:t>
      </w:r>
      <w:r w:rsidRPr="00D06DEE">
        <w:rPr>
          <w:rFonts w:ascii="Comfortaa" w:hAnsi="Comfortaa"/>
          <w:lang w:val="el-GR"/>
        </w:rPr>
        <w:t>Ανάθεση Έργου</w:t>
      </w:r>
    </w:p>
    <w:p w14:paraId="15558451" w14:textId="77777777" w:rsidR="00D06DEE" w:rsidRPr="00D06DEE" w:rsidRDefault="00D06DEE" w:rsidP="00D06DEE">
      <w:pPr>
        <w:rPr>
          <w:rFonts w:ascii="Comfortaa" w:hAnsi="Comfortaa"/>
          <w:lang w:val="el-GR"/>
        </w:rPr>
      </w:pPr>
    </w:p>
    <w:p w14:paraId="0CC1E654" w14:textId="48862AA2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α)</w:t>
      </w:r>
      <w:r w:rsidR="00D06DEE" w:rsidRPr="00D06DEE">
        <w:rPr>
          <w:rFonts w:ascii="Comfortaa" w:hAnsi="Comfortaa"/>
          <w:lang w:val="el-GR"/>
        </w:rPr>
        <w:t>Συνάντηση ομάδας για ανάλυση ιδεών.</w:t>
      </w:r>
    </w:p>
    <w:p w14:paraId="05ADE243" w14:textId="7D7018B4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Β)</w:t>
      </w:r>
      <w:r w:rsidR="00D06DEE" w:rsidRPr="00D06DEE">
        <w:rPr>
          <w:rFonts w:ascii="Comfortaa" w:hAnsi="Comfortaa"/>
          <w:lang w:val="el-GR"/>
        </w:rPr>
        <w:t>Ανάλυση απαιτήσεων για τον σχεδιασμό της εφαρμογής.</w:t>
      </w:r>
    </w:p>
    <w:p w14:paraId="7ACDCB39" w14:textId="4B33793A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Γ)</w:t>
      </w:r>
      <w:r w:rsidR="00D06DEE" w:rsidRPr="00D06DEE">
        <w:rPr>
          <w:rFonts w:ascii="Comfortaa" w:hAnsi="Comfortaa"/>
          <w:lang w:val="el-GR"/>
        </w:rPr>
        <w:t>Ανάλυση λειτουργιών της εφαρμογής.</w:t>
      </w:r>
    </w:p>
    <w:p w14:paraId="43FA5453" w14:textId="69DD33F2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Δ)</w:t>
      </w:r>
      <w:r w:rsidR="00D06DEE" w:rsidRPr="00D06DEE">
        <w:rPr>
          <w:rFonts w:ascii="Comfortaa" w:hAnsi="Comfortaa"/>
          <w:lang w:val="el-GR"/>
        </w:rPr>
        <w:t>Επιλογή πλατφόρμας της εφαρμογής (</w:t>
      </w:r>
      <w:proofErr w:type="spellStart"/>
      <w:r w:rsidR="00D06DEE" w:rsidRPr="00D06DEE">
        <w:rPr>
          <w:rFonts w:ascii="Comfortaa" w:hAnsi="Comfortaa"/>
          <w:lang w:val="el-GR"/>
        </w:rPr>
        <w:t>Android</w:t>
      </w:r>
      <w:proofErr w:type="spellEnd"/>
      <w:r w:rsidR="00D06DEE" w:rsidRPr="00D06DEE">
        <w:rPr>
          <w:rFonts w:ascii="Comfortaa" w:hAnsi="Comfortaa"/>
          <w:lang w:val="el-GR"/>
        </w:rPr>
        <w:t xml:space="preserve"> ή </w:t>
      </w:r>
      <w:proofErr w:type="spellStart"/>
      <w:r w:rsidR="00D06DEE" w:rsidRPr="00D06DEE">
        <w:rPr>
          <w:rFonts w:ascii="Comfortaa" w:hAnsi="Comfortaa"/>
          <w:lang w:val="el-GR"/>
        </w:rPr>
        <w:t>iOS</w:t>
      </w:r>
      <w:proofErr w:type="spellEnd"/>
      <w:r w:rsidR="00D06DEE" w:rsidRPr="00D06DEE">
        <w:rPr>
          <w:rFonts w:ascii="Comfortaa" w:hAnsi="Comfortaa"/>
          <w:lang w:val="el-GR"/>
        </w:rPr>
        <w:t>).</w:t>
      </w:r>
    </w:p>
    <w:p w14:paraId="7581CF7D" w14:textId="71A43BA8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Ε)</w:t>
      </w:r>
      <w:r w:rsidR="00132D08" w:rsidRPr="00132D08">
        <w:rPr>
          <w:lang w:val="el-GR"/>
        </w:rPr>
        <w:t xml:space="preserve"> </w:t>
      </w:r>
      <w:r w:rsidR="00132D08" w:rsidRPr="00132D08">
        <w:rPr>
          <w:rFonts w:ascii="Comfortaa" w:hAnsi="Comfortaa"/>
          <w:lang w:val="el-GR"/>
        </w:rPr>
        <w:t xml:space="preserve">Έρευνα κοινού για </w:t>
      </w:r>
      <w:proofErr w:type="spellStart"/>
      <w:r w:rsidR="00132D08" w:rsidRPr="00132D08">
        <w:rPr>
          <w:rFonts w:ascii="Comfortaa" w:hAnsi="Comfortaa"/>
          <w:lang w:val="el-GR"/>
        </w:rPr>
        <w:t>potential</w:t>
      </w:r>
      <w:proofErr w:type="spellEnd"/>
      <w:r w:rsidR="00132D08" w:rsidRPr="00132D08">
        <w:rPr>
          <w:rFonts w:ascii="Comfortaa" w:hAnsi="Comfortaa"/>
          <w:lang w:val="el-GR"/>
        </w:rPr>
        <w:t xml:space="preserve"> </w:t>
      </w:r>
      <w:proofErr w:type="spellStart"/>
      <w:r w:rsidR="00132D08" w:rsidRPr="00132D08">
        <w:rPr>
          <w:rFonts w:ascii="Comfortaa" w:hAnsi="Comfortaa"/>
          <w:lang w:val="el-GR"/>
        </w:rPr>
        <w:t>users</w:t>
      </w:r>
      <w:proofErr w:type="spellEnd"/>
    </w:p>
    <w:p w14:paraId="1001D85D" w14:textId="32F879C8" w:rsidR="00D06DEE" w:rsidRPr="007739D5" w:rsidRDefault="00A272CF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ΣΤ</w:t>
      </w:r>
      <w:r w:rsidRPr="007739D5">
        <w:rPr>
          <w:rFonts w:ascii="Comfortaa" w:hAnsi="Comfortaa"/>
        </w:rPr>
        <w:t>)</w:t>
      </w:r>
      <w:r w:rsidR="00D06DEE" w:rsidRPr="00D06DEE">
        <w:rPr>
          <w:rFonts w:ascii="Comfortaa" w:hAnsi="Comfortaa"/>
          <w:lang w:val="el-GR"/>
        </w:rPr>
        <w:t>Διαμοίραση</w:t>
      </w:r>
      <w:r w:rsidR="00D06DEE" w:rsidRPr="007739D5">
        <w:rPr>
          <w:rFonts w:ascii="Comfortaa" w:hAnsi="Comfortaa"/>
        </w:rPr>
        <w:t xml:space="preserve"> </w:t>
      </w:r>
      <w:r w:rsidR="00D06DEE" w:rsidRPr="00D06DEE">
        <w:rPr>
          <w:rFonts w:ascii="Comfortaa" w:hAnsi="Comfortaa"/>
          <w:lang w:val="el-GR"/>
        </w:rPr>
        <w:t>εργασίας</w:t>
      </w:r>
      <w:r w:rsidR="00D06DEE" w:rsidRPr="007739D5">
        <w:rPr>
          <w:rFonts w:ascii="Comfortaa" w:hAnsi="Comfortaa"/>
        </w:rPr>
        <w:t>.</w:t>
      </w:r>
    </w:p>
    <w:p w14:paraId="6B5ED40A" w14:textId="77777777" w:rsidR="00F94432" w:rsidRDefault="00F94432" w:rsidP="00D06DEE">
      <w:pPr>
        <w:rPr>
          <w:rFonts w:ascii="Comfortaa" w:hAnsi="Comfortaa"/>
        </w:rPr>
      </w:pPr>
    </w:p>
    <w:p w14:paraId="1A2D6A66" w14:textId="77777777" w:rsidR="005234A5" w:rsidRPr="00522C89" w:rsidRDefault="005234A5" w:rsidP="00D06DEE">
      <w:pPr>
        <w:rPr>
          <w:rFonts w:ascii="Comfortaa" w:hAnsi="Comfortaa"/>
        </w:rPr>
      </w:pPr>
    </w:p>
    <w:p w14:paraId="74425A89" w14:textId="77777777" w:rsidR="0024757B" w:rsidRDefault="0024757B" w:rsidP="00D06DEE">
      <w:pPr>
        <w:rPr>
          <w:rFonts w:ascii="Comfortaa" w:hAnsi="Comfortaa"/>
        </w:rPr>
      </w:pPr>
    </w:p>
    <w:p w14:paraId="7ADEF7FD" w14:textId="5CAD8C52" w:rsidR="000A6642" w:rsidRPr="00522C89" w:rsidRDefault="005234A5" w:rsidP="00D06DEE">
      <w:pPr>
        <w:rPr>
          <w:rFonts w:ascii="Comfortaa" w:hAnsi="Comfortaa"/>
        </w:rPr>
      </w:pPr>
      <w:r>
        <w:rPr>
          <w:rFonts w:ascii="Comfortaa" w:hAnsi="Comfortaa"/>
        </w:rPr>
        <w:t>2)Planning:</w:t>
      </w:r>
      <w:r>
        <w:rPr>
          <w:rFonts w:ascii="Comfortaa" w:hAnsi="Comfortaa"/>
        </w:rPr>
        <w:br/>
      </w:r>
    </w:p>
    <w:p w14:paraId="1C0F46AA" w14:textId="25FAD9D6" w:rsidR="005234A5" w:rsidRPr="007739D5" w:rsidRDefault="009A39FF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Α</w:t>
      </w:r>
      <w:r w:rsidR="00ED2032" w:rsidRPr="00ED2032">
        <w:rPr>
          <w:rFonts w:ascii="Comfortaa" w:hAnsi="Comfortaa"/>
        </w:rPr>
        <w:t>)</w:t>
      </w:r>
      <w:r w:rsidR="00ED2032">
        <w:rPr>
          <w:rFonts w:ascii="Comfortaa" w:hAnsi="Comfortaa"/>
        </w:rPr>
        <w:t>Project Planning</w:t>
      </w:r>
    </w:p>
    <w:p w14:paraId="6824AD63" w14:textId="1CF57453" w:rsidR="000A6642" w:rsidRPr="008D1C2B" w:rsidRDefault="000A6642" w:rsidP="00D06DEE">
      <w:pPr>
        <w:rPr>
          <w:rFonts w:ascii="Comfortaa" w:hAnsi="Comfortaa"/>
        </w:rPr>
      </w:pPr>
      <w:proofErr w:type="gramStart"/>
      <w:r>
        <w:rPr>
          <w:rFonts w:ascii="Comfortaa" w:hAnsi="Comfortaa"/>
        </w:rPr>
        <w:t>B</w:t>
      </w:r>
      <w:r w:rsidRPr="00ED2032">
        <w:rPr>
          <w:rFonts w:ascii="Comfortaa" w:hAnsi="Comfortaa"/>
        </w:rPr>
        <w:t xml:space="preserve"> </w:t>
      </w:r>
      <w:r w:rsidRPr="00002E37">
        <w:rPr>
          <w:rFonts w:ascii="Comfortaa" w:hAnsi="Comfortaa"/>
        </w:rPr>
        <w:t>)</w:t>
      </w:r>
      <w:proofErr w:type="gramEnd"/>
      <w:r w:rsidRPr="00002E37">
        <w:rPr>
          <w:rFonts w:ascii="Comfortaa" w:hAnsi="Comfortaa"/>
        </w:rPr>
        <w:t xml:space="preserve"> </w:t>
      </w:r>
      <w:r>
        <w:rPr>
          <w:rFonts w:ascii="Comfortaa" w:hAnsi="Comfortaa"/>
        </w:rPr>
        <w:t>Use cases</w:t>
      </w:r>
    </w:p>
    <w:p w14:paraId="3DA3E10C" w14:textId="55CE40CC" w:rsidR="009A39FF" w:rsidRPr="00002E37" w:rsidRDefault="000A664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Γ</w:t>
      </w:r>
      <w:r w:rsidR="009A39FF" w:rsidRPr="00002E37">
        <w:rPr>
          <w:rFonts w:ascii="Comfortaa" w:hAnsi="Comfortaa"/>
        </w:rPr>
        <w:t>)</w:t>
      </w:r>
      <w:proofErr w:type="spellStart"/>
      <w:r w:rsidR="00002E37">
        <w:rPr>
          <w:rFonts w:ascii="Comfortaa" w:hAnsi="Comfortaa"/>
        </w:rPr>
        <w:t>Sequense</w:t>
      </w:r>
      <w:proofErr w:type="spellEnd"/>
      <w:r w:rsidR="00002E37">
        <w:rPr>
          <w:rFonts w:ascii="Comfortaa" w:hAnsi="Comfortaa"/>
        </w:rPr>
        <w:t xml:space="preserve"> diagrams</w:t>
      </w:r>
    </w:p>
    <w:p w14:paraId="2F6A911A" w14:textId="537053C3" w:rsidR="009A39FF" w:rsidRPr="00002E37" w:rsidRDefault="000A664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Δ</w:t>
      </w:r>
      <w:r w:rsidR="009A39FF" w:rsidRPr="00A52F7C">
        <w:rPr>
          <w:rFonts w:ascii="Comfortaa" w:hAnsi="Comfortaa"/>
        </w:rPr>
        <w:t>)</w:t>
      </w:r>
      <w:r w:rsidR="00002E37">
        <w:rPr>
          <w:rFonts w:ascii="Comfortaa" w:hAnsi="Comfortaa"/>
        </w:rPr>
        <w:t xml:space="preserve"> </w:t>
      </w:r>
      <w:proofErr w:type="spellStart"/>
      <w:r w:rsidR="00A52F7C">
        <w:rPr>
          <w:rFonts w:ascii="Comfortaa" w:hAnsi="Comfortaa"/>
        </w:rPr>
        <w:t>Robussness</w:t>
      </w:r>
      <w:proofErr w:type="spellEnd"/>
      <w:r w:rsidR="00A52F7C">
        <w:rPr>
          <w:rFonts w:ascii="Comfortaa" w:hAnsi="Comfortaa"/>
        </w:rPr>
        <w:t xml:space="preserve"> diagrams </w:t>
      </w:r>
    </w:p>
    <w:p w14:paraId="6E899692" w14:textId="181A5CCA" w:rsidR="009A39FF" w:rsidRPr="00A52F7C" w:rsidRDefault="000A664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Ε</w:t>
      </w:r>
      <w:r w:rsidR="009A39FF" w:rsidRPr="00A52F7C">
        <w:rPr>
          <w:rFonts w:ascii="Comfortaa" w:hAnsi="Comfortaa"/>
        </w:rPr>
        <w:t>)</w:t>
      </w:r>
      <w:r w:rsidR="00A52F7C">
        <w:rPr>
          <w:rFonts w:ascii="Comfortaa" w:hAnsi="Comfortaa"/>
        </w:rPr>
        <w:t>Class Diagrams</w:t>
      </w:r>
    </w:p>
    <w:p w14:paraId="5FD7E42C" w14:textId="313FB1C7" w:rsidR="009A39FF" w:rsidRPr="00581252" w:rsidRDefault="000A664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ΣΤ</w:t>
      </w:r>
      <w:r w:rsidR="009A39FF" w:rsidRPr="00581252">
        <w:rPr>
          <w:rFonts w:ascii="Comfortaa" w:hAnsi="Comfortaa"/>
        </w:rPr>
        <w:t xml:space="preserve">) </w:t>
      </w:r>
      <w:r w:rsidR="00581252">
        <w:rPr>
          <w:rFonts w:ascii="Comfortaa" w:hAnsi="Comfortaa"/>
        </w:rPr>
        <w:t>Project Code revision</w:t>
      </w:r>
    </w:p>
    <w:p w14:paraId="11C5002F" w14:textId="6CCDC160" w:rsidR="00F94432" w:rsidRPr="00ED2032" w:rsidRDefault="00F94432" w:rsidP="00D06DEE">
      <w:pPr>
        <w:rPr>
          <w:rFonts w:ascii="Comfortaa" w:hAnsi="Comfortaa"/>
        </w:rPr>
      </w:pPr>
    </w:p>
    <w:p w14:paraId="43969FC0" w14:textId="77777777" w:rsidR="00F94432" w:rsidRPr="00581252" w:rsidRDefault="00F94432" w:rsidP="00D06DEE">
      <w:pPr>
        <w:rPr>
          <w:rFonts w:ascii="Comfortaa" w:hAnsi="Comfortaa"/>
        </w:rPr>
      </w:pPr>
    </w:p>
    <w:p w14:paraId="31D61545" w14:textId="0959CB56" w:rsidR="00D06DEE" w:rsidRPr="007739D5" w:rsidRDefault="00A272CF" w:rsidP="00D06DEE">
      <w:pPr>
        <w:rPr>
          <w:rFonts w:ascii="Comfortaa" w:hAnsi="Comfortaa"/>
        </w:rPr>
      </w:pPr>
      <w:r w:rsidRPr="00581252">
        <w:rPr>
          <w:rFonts w:ascii="Comfortaa" w:hAnsi="Comfortaa"/>
        </w:rPr>
        <w:t xml:space="preserve"> </w:t>
      </w:r>
      <w:r w:rsidR="005234A5" w:rsidRPr="007739D5">
        <w:rPr>
          <w:rFonts w:ascii="Comfortaa" w:hAnsi="Comfortaa"/>
        </w:rPr>
        <w:t>3</w:t>
      </w:r>
      <w:r w:rsidR="00F94432" w:rsidRPr="007739D5">
        <w:rPr>
          <w:rFonts w:ascii="Comfortaa" w:hAnsi="Comfortaa"/>
        </w:rPr>
        <w:t>)</w:t>
      </w:r>
      <w:r w:rsidR="00D06DEE" w:rsidRPr="00D06DEE">
        <w:rPr>
          <w:rFonts w:ascii="Comfortaa" w:hAnsi="Comfortaa"/>
          <w:lang w:val="el-GR"/>
        </w:rPr>
        <w:t>Σχεδιασμός</w:t>
      </w:r>
      <w:r w:rsidR="00D06DEE" w:rsidRPr="007739D5">
        <w:rPr>
          <w:rFonts w:ascii="Comfortaa" w:hAnsi="Comfortaa"/>
        </w:rPr>
        <w:t xml:space="preserve"> (Milestone </w:t>
      </w:r>
      <w:r w:rsidR="005234A5" w:rsidRPr="007739D5">
        <w:rPr>
          <w:rFonts w:ascii="Comfortaa" w:hAnsi="Comfortaa"/>
        </w:rPr>
        <w:t>2</w:t>
      </w:r>
      <w:r w:rsidR="00D06DEE" w:rsidRPr="007739D5">
        <w:rPr>
          <w:rFonts w:ascii="Comfortaa" w:hAnsi="Comfortaa"/>
        </w:rPr>
        <w:t>)</w:t>
      </w:r>
    </w:p>
    <w:p w14:paraId="7CFAB55B" w14:textId="77777777" w:rsidR="00D06DEE" w:rsidRPr="007739D5" w:rsidRDefault="00D06DEE" w:rsidP="00D06DEE">
      <w:pPr>
        <w:rPr>
          <w:rFonts w:ascii="Comfortaa" w:hAnsi="Comfortaa"/>
        </w:rPr>
      </w:pPr>
    </w:p>
    <w:p w14:paraId="390C543A" w14:textId="0AAD819C" w:rsidR="00D06DEE" w:rsidRPr="00245E3B" w:rsidRDefault="00F9443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Α</w:t>
      </w:r>
      <w:r w:rsidRPr="00245E3B">
        <w:rPr>
          <w:rFonts w:ascii="Comfortaa" w:hAnsi="Comfortaa"/>
        </w:rPr>
        <w:t>)</w:t>
      </w:r>
      <w:r w:rsidR="00D06DEE" w:rsidRPr="00D06DEE">
        <w:rPr>
          <w:rFonts w:ascii="Comfortaa" w:hAnsi="Comfortaa"/>
          <w:lang w:val="el-GR"/>
        </w:rPr>
        <w:t>Σχεδιασμός</w:t>
      </w:r>
      <w:r w:rsidR="00D06DEE" w:rsidRPr="00245E3B">
        <w:rPr>
          <w:rFonts w:ascii="Comfortaa" w:hAnsi="Comfortaa"/>
        </w:rPr>
        <w:t xml:space="preserve"> </w:t>
      </w:r>
      <w:r w:rsidR="00D06DEE" w:rsidRPr="00D06DEE">
        <w:rPr>
          <w:rFonts w:ascii="Comfortaa" w:hAnsi="Comfortaa"/>
          <w:lang w:val="el-GR"/>
        </w:rPr>
        <w:t>λειτουργιών</w:t>
      </w:r>
      <w:r w:rsidR="00D06DEE" w:rsidRPr="00245E3B">
        <w:rPr>
          <w:rFonts w:ascii="Comfortaa" w:hAnsi="Comfortaa"/>
        </w:rPr>
        <w:t>.</w:t>
      </w:r>
    </w:p>
    <w:p w14:paraId="4684D287" w14:textId="12E83D14" w:rsidR="00D374CC" w:rsidRPr="00245E3B" w:rsidRDefault="00D374CC" w:rsidP="00D374CC">
      <w:pPr>
        <w:rPr>
          <w:rFonts w:ascii="Comfortaa" w:hAnsi="Comfortaa"/>
        </w:rPr>
      </w:pPr>
      <w:proofErr w:type="gramStart"/>
      <w:r w:rsidRPr="00D374CC">
        <w:rPr>
          <w:rFonts w:ascii="Comfortaa" w:hAnsi="Comfortaa"/>
        </w:rPr>
        <w:t>B</w:t>
      </w:r>
      <w:r w:rsidRPr="00245E3B">
        <w:rPr>
          <w:rFonts w:ascii="Comfortaa" w:hAnsi="Comfortaa"/>
        </w:rPr>
        <w:t>)</w:t>
      </w:r>
      <w:r w:rsidRPr="00D374CC">
        <w:rPr>
          <w:rFonts w:ascii="Comfortaa" w:hAnsi="Comfortaa"/>
        </w:rPr>
        <w:t>Database</w:t>
      </w:r>
      <w:proofErr w:type="gramEnd"/>
      <w:r w:rsidRPr="00245E3B">
        <w:rPr>
          <w:rFonts w:ascii="Comfortaa" w:hAnsi="Comfortaa"/>
        </w:rPr>
        <w:t xml:space="preserve"> </w:t>
      </w:r>
      <w:r w:rsidRPr="00D374CC">
        <w:rPr>
          <w:rFonts w:ascii="Comfortaa" w:hAnsi="Comfortaa"/>
        </w:rPr>
        <w:t>design</w:t>
      </w:r>
      <w:r w:rsidRPr="00245E3B">
        <w:rPr>
          <w:rFonts w:ascii="Comfortaa" w:hAnsi="Comfortaa"/>
        </w:rPr>
        <w:t>.</w:t>
      </w:r>
    </w:p>
    <w:p w14:paraId="708D4FD2" w14:textId="77777777" w:rsidR="00D374CC" w:rsidRPr="00D374CC" w:rsidRDefault="00D374CC" w:rsidP="00D374CC">
      <w:pPr>
        <w:rPr>
          <w:rFonts w:ascii="Comfortaa" w:hAnsi="Comfortaa"/>
        </w:rPr>
      </w:pPr>
      <w:r w:rsidRPr="00D374CC">
        <w:rPr>
          <w:rFonts w:ascii="Comfortaa" w:hAnsi="Comfortaa"/>
        </w:rPr>
        <w:t>C)Home screen and interface design.</w:t>
      </w:r>
    </w:p>
    <w:p w14:paraId="783C0FC4" w14:textId="77777777" w:rsidR="00D374CC" w:rsidRPr="00D374CC" w:rsidRDefault="00D374CC" w:rsidP="00D374CC">
      <w:pPr>
        <w:rPr>
          <w:rFonts w:ascii="Comfortaa" w:hAnsi="Comfortaa"/>
        </w:rPr>
      </w:pPr>
      <w:r w:rsidRPr="00D374CC">
        <w:rPr>
          <w:rFonts w:ascii="Comfortaa" w:hAnsi="Comfortaa"/>
        </w:rPr>
        <w:t>D)User experience (UX) design and identification of UI elements.</w:t>
      </w:r>
    </w:p>
    <w:p w14:paraId="1BFD3F32" w14:textId="77777777" w:rsidR="00F94432" w:rsidRPr="00A540C0" w:rsidRDefault="00F94432" w:rsidP="00D06DEE">
      <w:pPr>
        <w:rPr>
          <w:rFonts w:ascii="Comfortaa" w:hAnsi="Comfortaa"/>
        </w:rPr>
      </w:pPr>
    </w:p>
    <w:p w14:paraId="4E0CCD7F" w14:textId="77777777" w:rsidR="0012188F" w:rsidRPr="00A540C0" w:rsidRDefault="0012188F" w:rsidP="00D06DEE">
      <w:pPr>
        <w:rPr>
          <w:rFonts w:ascii="Comfortaa" w:hAnsi="Comfortaa"/>
        </w:rPr>
      </w:pPr>
    </w:p>
    <w:p w14:paraId="1A8165A3" w14:textId="24F35B66" w:rsidR="00D06DEE" w:rsidRPr="007739D5" w:rsidRDefault="005234A5" w:rsidP="00D06DEE">
      <w:pPr>
        <w:rPr>
          <w:rFonts w:ascii="Comfortaa" w:hAnsi="Comfortaa"/>
        </w:rPr>
      </w:pPr>
      <w:r w:rsidRPr="007739D5">
        <w:rPr>
          <w:rFonts w:ascii="Comfortaa" w:hAnsi="Comfortaa"/>
        </w:rPr>
        <w:t>4</w:t>
      </w:r>
      <w:r w:rsidR="00F94432" w:rsidRPr="007739D5">
        <w:rPr>
          <w:rFonts w:ascii="Comfortaa" w:hAnsi="Comfortaa"/>
        </w:rPr>
        <w:t>)</w:t>
      </w:r>
      <w:r w:rsidR="00D06DEE" w:rsidRPr="00D06DEE">
        <w:rPr>
          <w:rFonts w:ascii="Comfortaa" w:hAnsi="Comfortaa"/>
          <w:lang w:val="el-GR"/>
        </w:rPr>
        <w:t>Υλοποίηση</w:t>
      </w:r>
      <w:r w:rsidR="00D06DEE" w:rsidRPr="007739D5">
        <w:rPr>
          <w:rFonts w:ascii="Comfortaa" w:hAnsi="Comfortaa"/>
        </w:rPr>
        <w:t xml:space="preserve"> (Milestone</w:t>
      </w:r>
      <w:r w:rsidRPr="007739D5">
        <w:rPr>
          <w:rFonts w:ascii="Comfortaa" w:hAnsi="Comfortaa"/>
        </w:rPr>
        <w:t xml:space="preserve"> 3</w:t>
      </w:r>
      <w:r w:rsidR="00D06DEE" w:rsidRPr="007739D5">
        <w:rPr>
          <w:rFonts w:ascii="Comfortaa" w:hAnsi="Comfortaa"/>
        </w:rPr>
        <w:t>)</w:t>
      </w:r>
    </w:p>
    <w:p w14:paraId="7124E46C" w14:textId="77777777" w:rsidR="00D06DEE" w:rsidRPr="007739D5" w:rsidRDefault="00D06DEE" w:rsidP="00D06DEE">
      <w:pPr>
        <w:rPr>
          <w:rFonts w:ascii="Comfortaa" w:hAnsi="Comfortaa"/>
        </w:rPr>
      </w:pPr>
    </w:p>
    <w:p w14:paraId="2F5BE4A4" w14:textId="20A7D8DC" w:rsidR="00D06DEE" w:rsidRPr="009D10B2" w:rsidRDefault="00F9443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Α</w:t>
      </w:r>
      <w:r w:rsidRPr="009D10B2">
        <w:rPr>
          <w:rFonts w:ascii="Comfortaa" w:hAnsi="Comfortaa"/>
        </w:rPr>
        <w:t>)</w:t>
      </w:r>
      <w:r w:rsidR="009D10B2" w:rsidRPr="009D10B2">
        <w:t xml:space="preserve"> </w:t>
      </w:r>
      <w:r w:rsidR="009D10B2" w:rsidRPr="009D10B2">
        <w:rPr>
          <w:rFonts w:ascii="Comfortaa" w:hAnsi="Comfortaa"/>
        </w:rPr>
        <w:t>Database implementation</w:t>
      </w:r>
      <w:r w:rsidR="00D06DEE" w:rsidRPr="009D10B2">
        <w:rPr>
          <w:rFonts w:ascii="Comfortaa" w:hAnsi="Comfortaa"/>
        </w:rPr>
        <w:t>.</w:t>
      </w:r>
    </w:p>
    <w:p w14:paraId="346744DF" w14:textId="794B31BA" w:rsidR="00325ADE" w:rsidRPr="009D10B2" w:rsidRDefault="00F9443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Β</w:t>
      </w:r>
      <w:r w:rsidRPr="009D10B2">
        <w:rPr>
          <w:rFonts w:ascii="Comfortaa" w:hAnsi="Comfortaa"/>
        </w:rPr>
        <w:t>)</w:t>
      </w:r>
      <w:r w:rsidR="009D10B2" w:rsidRPr="009D10B2">
        <w:t xml:space="preserve"> </w:t>
      </w:r>
      <w:r w:rsidR="009D10B2" w:rsidRPr="009D10B2">
        <w:rPr>
          <w:rFonts w:ascii="Comfortaa" w:hAnsi="Comfortaa"/>
        </w:rPr>
        <w:t>Implementation of home screen</w:t>
      </w:r>
    </w:p>
    <w:p w14:paraId="735F4682" w14:textId="288A6A5E" w:rsidR="00D06DEE" w:rsidRPr="00DD4DF9" w:rsidRDefault="00325ADE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Γ</w:t>
      </w:r>
      <w:r w:rsidRPr="00DD4DF9">
        <w:rPr>
          <w:rFonts w:ascii="Comfortaa" w:hAnsi="Comfortaa"/>
        </w:rPr>
        <w:t>)</w:t>
      </w:r>
      <w:r w:rsidR="009905D6" w:rsidRPr="00DD4DF9">
        <w:rPr>
          <w:rFonts w:ascii="Comfortaa" w:hAnsi="Comfortaa"/>
        </w:rPr>
        <w:t xml:space="preserve"> </w:t>
      </w:r>
      <w:r w:rsidR="009D10B2" w:rsidRPr="00DD4DF9">
        <w:rPr>
          <w:rFonts w:ascii="Comfortaa" w:hAnsi="Comfortaa"/>
        </w:rPr>
        <w:t>Implementation of backend logic.</w:t>
      </w:r>
      <w:r w:rsidR="00D06DEE" w:rsidRPr="00DD4DF9">
        <w:rPr>
          <w:rFonts w:ascii="Comfortaa" w:hAnsi="Comfortaa"/>
        </w:rPr>
        <w:t>.</w:t>
      </w:r>
    </w:p>
    <w:p w14:paraId="2920EEC0" w14:textId="51C22C40" w:rsidR="00D06DEE" w:rsidRPr="00DD4DF9" w:rsidRDefault="00C868CE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Δ</w:t>
      </w:r>
      <w:r w:rsidR="00F94432" w:rsidRPr="00DD4DF9">
        <w:rPr>
          <w:rFonts w:ascii="Comfortaa" w:hAnsi="Comfortaa"/>
        </w:rPr>
        <w:t>)</w:t>
      </w:r>
      <w:r w:rsidR="00DD4DF9" w:rsidRPr="00DD4DF9">
        <w:t xml:space="preserve"> </w:t>
      </w:r>
      <w:r w:rsidR="00DD4DF9" w:rsidRPr="00DD4DF9">
        <w:rPr>
          <w:rFonts w:ascii="Comfortaa" w:hAnsi="Comfortaa"/>
        </w:rPr>
        <w:t xml:space="preserve">Implementation of application connectivity and functionality (login/signup, finding gyms </w:t>
      </w:r>
      <w:proofErr w:type="spellStart"/>
      <w:r w:rsidR="00DD4DF9" w:rsidRPr="00DD4DF9">
        <w:rPr>
          <w:rFonts w:ascii="Comfortaa" w:hAnsi="Comfortaa"/>
        </w:rPr>
        <w:t>etc</w:t>
      </w:r>
      <w:proofErr w:type="spellEnd"/>
      <w:r w:rsidR="00DD4DF9" w:rsidRPr="00DD4DF9">
        <w:rPr>
          <w:rFonts w:ascii="Comfortaa" w:hAnsi="Comfortaa"/>
        </w:rPr>
        <w:t>).</w:t>
      </w:r>
    </w:p>
    <w:p w14:paraId="6F740999" w14:textId="2E0F5804" w:rsidR="00D06DEE" w:rsidRDefault="00C868CE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 xml:space="preserve">Ε </w:t>
      </w:r>
      <w:r w:rsidR="00F94432">
        <w:rPr>
          <w:rFonts w:ascii="Comfortaa" w:hAnsi="Comfortaa"/>
          <w:lang w:val="el-GR"/>
        </w:rPr>
        <w:t>)</w:t>
      </w:r>
      <w:r w:rsidR="00D06DEE" w:rsidRPr="00D06DEE">
        <w:rPr>
          <w:rFonts w:ascii="Comfortaa" w:hAnsi="Comfortaa"/>
          <w:lang w:val="el-GR"/>
        </w:rPr>
        <w:t>Σύνδεση βάσης δεδομένων με την εφαρμογή.</w:t>
      </w:r>
    </w:p>
    <w:p w14:paraId="58F6E2F2" w14:textId="77777777" w:rsidR="00595763" w:rsidRDefault="00595763" w:rsidP="00D06DEE">
      <w:pPr>
        <w:rPr>
          <w:rFonts w:ascii="Comfortaa" w:hAnsi="Comfortaa"/>
          <w:lang w:val="el-GR"/>
        </w:rPr>
      </w:pPr>
    </w:p>
    <w:p w14:paraId="5F6BF0E5" w14:textId="77777777" w:rsidR="0012188F" w:rsidRPr="007739D5" w:rsidRDefault="0012188F" w:rsidP="00D06DEE">
      <w:pPr>
        <w:rPr>
          <w:rFonts w:ascii="Comfortaa" w:hAnsi="Comfortaa"/>
          <w:lang w:val="el-GR"/>
        </w:rPr>
      </w:pPr>
    </w:p>
    <w:p w14:paraId="0A3DD641" w14:textId="77777777" w:rsidR="008C37A8" w:rsidRDefault="008C37A8" w:rsidP="008C37A8">
      <w:pPr>
        <w:rPr>
          <w:rFonts w:ascii="Comfortaa" w:hAnsi="Comfortaa"/>
          <w:lang w:val="el-GR"/>
        </w:rPr>
      </w:pPr>
      <w:r w:rsidRPr="008C37A8">
        <w:rPr>
          <w:rFonts w:ascii="Comfortaa" w:hAnsi="Comfortaa"/>
        </w:rPr>
        <w:t>5)Testing and launching (Milestone 4)</w:t>
      </w:r>
    </w:p>
    <w:p w14:paraId="62111DC8" w14:textId="77777777" w:rsidR="0012188F" w:rsidRPr="0012188F" w:rsidRDefault="0012188F" w:rsidP="008C37A8">
      <w:pPr>
        <w:rPr>
          <w:rFonts w:ascii="Comfortaa" w:hAnsi="Comfortaa"/>
          <w:lang w:val="el-GR"/>
        </w:rPr>
      </w:pPr>
    </w:p>
    <w:p w14:paraId="01512594" w14:textId="77777777" w:rsidR="008C37A8" w:rsidRPr="008C37A8" w:rsidRDefault="008C37A8" w:rsidP="008C37A8">
      <w:pPr>
        <w:rPr>
          <w:rFonts w:ascii="Comfortaa" w:hAnsi="Comfortaa"/>
        </w:rPr>
      </w:pPr>
      <w:proofErr w:type="gramStart"/>
      <w:r w:rsidRPr="008C37A8">
        <w:rPr>
          <w:rFonts w:ascii="Comfortaa" w:hAnsi="Comfortaa"/>
        </w:rPr>
        <w:t>A)Debugging</w:t>
      </w:r>
      <w:proofErr w:type="gramEnd"/>
      <w:r w:rsidRPr="008C37A8">
        <w:rPr>
          <w:rFonts w:ascii="Comfortaa" w:hAnsi="Comfortaa"/>
        </w:rPr>
        <w:t xml:space="preserve"> and problem solving.</w:t>
      </w:r>
    </w:p>
    <w:p w14:paraId="211B4774" w14:textId="77777777" w:rsidR="008C37A8" w:rsidRPr="008C37A8" w:rsidRDefault="008C37A8" w:rsidP="008C37A8">
      <w:pPr>
        <w:rPr>
          <w:rFonts w:ascii="Comfortaa" w:hAnsi="Comfortaa"/>
        </w:rPr>
      </w:pPr>
      <w:proofErr w:type="gramStart"/>
      <w:r w:rsidRPr="008C37A8">
        <w:rPr>
          <w:rFonts w:ascii="Comfortaa" w:hAnsi="Comfortaa"/>
        </w:rPr>
        <w:t>B)Beta</w:t>
      </w:r>
      <w:proofErr w:type="gramEnd"/>
      <w:r w:rsidRPr="008C37A8">
        <w:rPr>
          <w:rFonts w:ascii="Comfortaa" w:hAnsi="Comfortaa"/>
        </w:rPr>
        <w:t xml:space="preserve"> testing with real users to detect and resolve any issues.</w:t>
      </w:r>
    </w:p>
    <w:p w14:paraId="2E90F8D2" w14:textId="77777777" w:rsidR="008C37A8" w:rsidRPr="008C37A8" w:rsidRDefault="008C37A8" w:rsidP="008C37A8">
      <w:pPr>
        <w:rPr>
          <w:rFonts w:ascii="Comfortaa" w:hAnsi="Comfortaa"/>
        </w:rPr>
      </w:pPr>
      <w:r w:rsidRPr="008C37A8">
        <w:rPr>
          <w:rFonts w:ascii="Comfortaa" w:hAnsi="Comfortaa"/>
        </w:rPr>
        <w:t>C)Presentation of the application</w:t>
      </w:r>
    </w:p>
    <w:p w14:paraId="0AA660CE" w14:textId="77777777" w:rsidR="008C37A8" w:rsidRPr="008C37A8" w:rsidRDefault="008C37A8" w:rsidP="008C37A8">
      <w:pPr>
        <w:rPr>
          <w:rFonts w:ascii="Comfortaa" w:hAnsi="Comfortaa"/>
        </w:rPr>
      </w:pPr>
      <w:r w:rsidRPr="008C37A8">
        <w:rPr>
          <w:rFonts w:ascii="Comfortaa" w:hAnsi="Comfortaa"/>
        </w:rPr>
        <w:t>D)Final Meeting</w:t>
      </w:r>
    </w:p>
    <w:p w14:paraId="2BDC65C3" w14:textId="77777777" w:rsidR="008C37A8" w:rsidRPr="008C37A8" w:rsidRDefault="008C37A8" w:rsidP="008C37A8">
      <w:pPr>
        <w:rPr>
          <w:rFonts w:ascii="Comfortaa" w:hAnsi="Comfortaa"/>
        </w:rPr>
      </w:pPr>
      <w:r w:rsidRPr="008C37A8">
        <w:rPr>
          <w:rFonts w:ascii="Comfortaa" w:hAnsi="Comfortaa"/>
        </w:rPr>
        <w:t xml:space="preserve"> E) App Launch</w:t>
      </w:r>
    </w:p>
    <w:p w14:paraId="3EC7826F" w14:textId="77777777" w:rsidR="00EA6D41" w:rsidRDefault="00EA6D41" w:rsidP="00D06DEE">
      <w:pPr>
        <w:rPr>
          <w:rFonts w:ascii="Comfortaa" w:hAnsi="Comfortaa"/>
          <w:lang w:val="el-GR"/>
        </w:rPr>
      </w:pPr>
    </w:p>
    <w:p w14:paraId="2082A743" w14:textId="77777777" w:rsidR="0012188F" w:rsidRDefault="0012188F" w:rsidP="00D06DEE">
      <w:pPr>
        <w:rPr>
          <w:rFonts w:ascii="Comfortaa" w:hAnsi="Comfortaa"/>
          <w:lang w:val="el-GR"/>
        </w:rPr>
      </w:pPr>
    </w:p>
    <w:p w14:paraId="68DB3A65" w14:textId="77777777" w:rsidR="0012188F" w:rsidRDefault="0012188F" w:rsidP="00D06DEE">
      <w:pPr>
        <w:rPr>
          <w:rFonts w:ascii="Comfortaa" w:hAnsi="Comfortaa"/>
          <w:lang w:val="el-GR"/>
        </w:rPr>
      </w:pPr>
    </w:p>
    <w:p w14:paraId="62E2E932" w14:textId="77777777" w:rsidR="0012188F" w:rsidRDefault="0012188F" w:rsidP="00D06DEE">
      <w:pPr>
        <w:rPr>
          <w:rFonts w:ascii="Comfortaa" w:hAnsi="Comfortaa"/>
          <w:lang w:val="el-GR"/>
        </w:rPr>
      </w:pPr>
    </w:p>
    <w:p w14:paraId="20B2D87F" w14:textId="3FE78C6D" w:rsidR="004A01C1" w:rsidRPr="00051050" w:rsidRDefault="00681966" w:rsidP="006D521D">
      <w:pPr>
        <w:pStyle w:val="Heading1"/>
        <w:jc w:val="center"/>
        <w:rPr>
          <w:b/>
          <w:bCs/>
          <w:color w:val="FF0000"/>
          <w:sz w:val="32"/>
          <w:szCs w:val="32"/>
          <w:lang w:val="el-GR"/>
        </w:rPr>
      </w:pPr>
      <w:bookmarkStart w:id="8" w:name="_Toc163415758"/>
      <w:bookmarkStart w:id="9" w:name="_Toc163417377"/>
      <w:proofErr w:type="spellStart"/>
      <w:r w:rsidRPr="00051050">
        <w:rPr>
          <w:b/>
          <w:bCs/>
          <w:color w:val="FF0000"/>
          <w:sz w:val="32"/>
          <w:szCs w:val="32"/>
          <w:lang w:val="el-GR"/>
        </w:rPr>
        <w:lastRenderedPageBreak/>
        <w:t>Υποέργα</w:t>
      </w:r>
      <w:bookmarkEnd w:id="8"/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4"/>
        <w:gridCol w:w="1436"/>
        <w:gridCol w:w="1591"/>
        <w:gridCol w:w="1752"/>
        <w:gridCol w:w="1248"/>
        <w:gridCol w:w="1255"/>
      </w:tblGrid>
      <w:tr w:rsidR="005177BD" w14:paraId="3DD5862A" w14:textId="77777777" w:rsidTr="00094249">
        <w:tc>
          <w:tcPr>
            <w:tcW w:w="1473" w:type="dxa"/>
            <w:shd w:val="clear" w:color="auto" w:fill="FFFFFF" w:themeFill="background1"/>
          </w:tcPr>
          <w:p w14:paraId="67B95F4B" w14:textId="692084BD" w:rsidR="005177BD" w:rsidRPr="008328E6" w:rsidRDefault="00287398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Τυπικό</w:t>
            </w:r>
            <w:r w:rsidR="005177BD" w:rsidRPr="008328E6">
              <w:rPr>
                <w:rFonts w:ascii="Comfortaa" w:hAnsi="Comfortaa"/>
                <w:color w:val="000000" w:themeColor="text1"/>
                <w:lang w:val="el-GR"/>
              </w:rPr>
              <w:t xml:space="preserve"> υποεργο</w:t>
            </w:r>
          </w:p>
        </w:tc>
        <w:tc>
          <w:tcPr>
            <w:tcW w:w="1492" w:type="dxa"/>
            <w:shd w:val="clear" w:color="auto" w:fill="FFFFFF" w:themeFill="background1"/>
          </w:tcPr>
          <w:p w14:paraId="4D899D75" w14:textId="3DF5D19B" w:rsidR="005177BD" w:rsidRPr="00094249" w:rsidRDefault="005177BD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Αισιόδοξη εκτίμηση διάρκειας</w:t>
            </w:r>
          </w:p>
        </w:tc>
        <w:tc>
          <w:tcPr>
            <w:tcW w:w="1591" w:type="dxa"/>
            <w:shd w:val="clear" w:color="auto" w:fill="FFFFFF" w:themeFill="background1"/>
          </w:tcPr>
          <w:p w14:paraId="336A69D8" w14:textId="3C8AB039" w:rsidR="005177BD" w:rsidRPr="00094249" w:rsidRDefault="005177BD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Εκτιμώμενη διάρκεια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46B633B" w14:textId="23B5930E" w:rsidR="005177BD" w:rsidRPr="00094249" w:rsidRDefault="005177BD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Απαισιόδοξη εκτίμηση διάρκειας</w:t>
            </w:r>
          </w:p>
        </w:tc>
        <w:tc>
          <w:tcPr>
            <w:tcW w:w="1354" w:type="dxa"/>
            <w:shd w:val="clear" w:color="auto" w:fill="FFFFFF" w:themeFill="background1"/>
          </w:tcPr>
          <w:p w14:paraId="76CA8727" w14:textId="2625EC1E" w:rsidR="005177BD" w:rsidRPr="00094249" w:rsidRDefault="005177BD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Έναρξη</w:t>
            </w:r>
          </w:p>
        </w:tc>
        <w:tc>
          <w:tcPr>
            <w:tcW w:w="1354" w:type="dxa"/>
            <w:shd w:val="clear" w:color="auto" w:fill="FFFFFF" w:themeFill="background1"/>
          </w:tcPr>
          <w:p w14:paraId="52AFD043" w14:textId="56CA734E" w:rsidR="005177BD" w:rsidRPr="00094249" w:rsidRDefault="00287398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Λήξη</w:t>
            </w:r>
          </w:p>
        </w:tc>
      </w:tr>
      <w:tr w:rsidR="00E015FC" w14:paraId="429EBC76" w14:textId="77777777" w:rsidTr="00094249">
        <w:tc>
          <w:tcPr>
            <w:tcW w:w="1473" w:type="dxa"/>
            <w:shd w:val="clear" w:color="auto" w:fill="FFFFFF" w:themeFill="background1"/>
          </w:tcPr>
          <w:p w14:paraId="172B382D" w14:textId="78A6D740" w:rsidR="00E015FC" w:rsidRPr="008328E6" w:rsidRDefault="001F2F0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Ανάθεση</w:t>
            </w:r>
            <w:r w:rsidR="00E015FC" w:rsidRPr="008328E6">
              <w:rPr>
                <w:rFonts w:ascii="Comfortaa" w:hAnsi="Comfortaa"/>
                <w:color w:val="000000" w:themeColor="text1"/>
                <w:lang w:val="el-GR"/>
              </w:rPr>
              <w:t xml:space="preserve"> </w:t>
            </w:r>
            <w:r w:rsidRPr="008328E6">
              <w:rPr>
                <w:rFonts w:ascii="Comfortaa" w:hAnsi="Comfortaa"/>
                <w:color w:val="000000" w:themeColor="text1"/>
                <w:lang w:val="el-GR"/>
              </w:rPr>
              <w:t>Έργου</w:t>
            </w:r>
          </w:p>
        </w:tc>
        <w:tc>
          <w:tcPr>
            <w:tcW w:w="1492" w:type="dxa"/>
            <w:shd w:val="clear" w:color="auto" w:fill="FFFFFF" w:themeFill="background1"/>
          </w:tcPr>
          <w:p w14:paraId="7016E060" w14:textId="1F1E97D3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591" w:type="dxa"/>
            <w:shd w:val="clear" w:color="auto" w:fill="FFFFFF" w:themeFill="background1"/>
          </w:tcPr>
          <w:p w14:paraId="38AAAE66" w14:textId="73B3349E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752" w:type="dxa"/>
            <w:shd w:val="clear" w:color="auto" w:fill="FFFFFF" w:themeFill="background1"/>
          </w:tcPr>
          <w:p w14:paraId="06F14BB6" w14:textId="3CF68FBA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71F2319F" w14:textId="59F4B600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73669CEA" w14:textId="1B9E432C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</w:tr>
      <w:tr w:rsidR="005177BD" w14:paraId="1EFF04BA" w14:textId="77777777" w:rsidTr="00094249">
        <w:tc>
          <w:tcPr>
            <w:tcW w:w="1473" w:type="dxa"/>
            <w:shd w:val="clear" w:color="auto" w:fill="FFFFFF" w:themeFill="background1"/>
          </w:tcPr>
          <w:p w14:paraId="4388BB58" w14:textId="47ABA33F" w:rsidR="005177BD" w:rsidRPr="008328E6" w:rsidRDefault="003C2BFD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</w:t>
            </w:r>
          </w:p>
        </w:tc>
        <w:tc>
          <w:tcPr>
            <w:tcW w:w="1492" w:type="dxa"/>
            <w:shd w:val="clear" w:color="auto" w:fill="FFFFFF" w:themeFill="background1"/>
          </w:tcPr>
          <w:p w14:paraId="6F8800BF" w14:textId="359773C0" w:rsidR="005177BD" w:rsidRPr="00094249" w:rsidRDefault="00F7537E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 xml:space="preserve">1 </w:t>
            </w:r>
            <w:r w:rsidR="00380F18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4F91A129" w14:textId="3157DC97" w:rsidR="005177BD" w:rsidRPr="00094249" w:rsidRDefault="00380F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 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20E092D0" w14:textId="2CC5E45B" w:rsidR="005177BD" w:rsidRPr="00094249" w:rsidRDefault="00380F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 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626D0522" w14:textId="16EFEA07" w:rsidR="005177BD" w:rsidRPr="00094249" w:rsidRDefault="00380F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0B6AE5D0" w14:textId="283546EA" w:rsidR="005177BD" w:rsidRPr="00094249" w:rsidRDefault="00380F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01/03/24</w:t>
            </w:r>
          </w:p>
        </w:tc>
      </w:tr>
      <w:tr w:rsidR="005177BD" w14:paraId="739094D6" w14:textId="77777777" w:rsidTr="00094249">
        <w:tc>
          <w:tcPr>
            <w:tcW w:w="1473" w:type="dxa"/>
            <w:shd w:val="clear" w:color="auto" w:fill="FFFFFF" w:themeFill="background1"/>
          </w:tcPr>
          <w:p w14:paraId="386514D5" w14:textId="01D42744" w:rsidR="005177BD" w:rsidRPr="008328E6" w:rsidRDefault="003C2BFD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</w:t>
            </w:r>
          </w:p>
        </w:tc>
        <w:tc>
          <w:tcPr>
            <w:tcW w:w="1492" w:type="dxa"/>
            <w:shd w:val="clear" w:color="auto" w:fill="FFFFFF" w:themeFill="background1"/>
          </w:tcPr>
          <w:p w14:paraId="18DD113D" w14:textId="1F782483" w:rsidR="005177BD" w:rsidRPr="00094249" w:rsidRDefault="00DB47E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73EB0D2D" w14:textId="5746CDBC" w:rsidR="005177BD" w:rsidRPr="00094249" w:rsidRDefault="00DB47E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B656425" w14:textId="65197EFA" w:rsidR="005177BD" w:rsidRPr="00094249" w:rsidRDefault="00DB47E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BBFAF64" w14:textId="539491AC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</w:t>
            </w:r>
            <w:r w:rsidR="00DB47EA" w:rsidRPr="00094249">
              <w:rPr>
                <w:rFonts w:ascii="Comfortaa" w:hAnsi="Comfortaa"/>
                <w:color w:val="000000" w:themeColor="text1"/>
                <w:lang w:val="el-GR"/>
              </w:rPr>
              <w:t>2/03/24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3B861E7" w14:textId="2AEFFB9D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</w:t>
            </w:r>
            <w:r w:rsidR="007D6C65" w:rsidRPr="00094249">
              <w:rPr>
                <w:rFonts w:ascii="Comfortaa" w:hAnsi="Comfortaa"/>
                <w:color w:val="000000" w:themeColor="text1"/>
                <w:lang w:val="el-GR"/>
              </w:rPr>
              <w:t>3/03/24</w:t>
            </w:r>
          </w:p>
        </w:tc>
      </w:tr>
      <w:tr w:rsidR="005177BD" w14:paraId="07811E15" w14:textId="77777777" w:rsidTr="00094249">
        <w:tc>
          <w:tcPr>
            <w:tcW w:w="1473" w:type="dxa"/>
            <w:shd w:val="clear" w:color="auto" w:fill="FFFFFF" w:themeFill="background1"/>
          </w:tcPr>
          <w:p w14:paraId="0CAABF3F" w14:textId="32281E0A" w:rsidR="005177BD" w:rsidRPr="008328E6" w:rsidRDefault="00EA6EA0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ΤΥ3</w:t>
            </w:r>
          </w:p>
        </w:tc>
        <w:tc>
          <w:tcPr>
            <w:tcW w:w="1492" w:type="dxa"/>
            <w:shd w:val="clear" w:color="auto" w:fill="FFFFFF" w:themeFill="background1"/>
          </w:tcPr>
          <w:p w14:paraId="0D777DC6" w14:textId="0A651409" w:rsidR="005177BD" w:rsidRPr="00094249" w:rsidRDefault="007D6C65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3C20DD03" w14:textId="4F73EBE3" w:rsidR="005177BD" w:rsidRPr="00094249" w:rsidRDefault="007D6C65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53CB8BE3" w14:textId="2E9586AC" w:rsidR="005177BD" w:rsidRPr="00094249" w:rsidRDefault="007D6C65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42C26E76" w14:textId="05A552F2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</w:t>
            </w:r>
            <w:r w:rsidR="007D6C65" w:rsidRPr="00094249">
              <w:rPr>
                <w:rFonts w:ascii="Comfortaa" w:hAnsi="Comfortaa"/>
                <w:color w:val="000000" w:themeColor="text1"/>
                <w:lang w:val="el-GR"/>
              </w:rPr>
              <w:t>4/03/24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8148D65" w14:textId="6E576CA6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</w:t>
            </w:r>
            <w:r w:rsidR="007D6C65" w:rsidRPr="00094249">
              <w:rPr>
                <w:rFonts w:ascii="Comfortaa" w:hAnsi="Comfortaa"/>
                <w:color w:val="000000" w:themeColor="text1"/>
                <w:lang w:val="el-GR"/>
              </w:rPr>
              <w:t>5/03/24</w:t>
            </w:r>
          </w:p>
        </w:tc>
      </w:tr>
      <w:tr w:rsidR="005177BD" w14:paraId="1CE41CA2" w14:textId="77777777" w:rsidTr="00094249">
        <w:tc>
          <w:tcPr>
            <w:tcW w:w="1473" w:type="dxa"/>
            <w:shd w:val="clear" w:color="auto" w:fill="FFFFFF" w:themeFill="background1"/>
          </w:tcPr>
          <w:p w14:paraId="7F6BBC8E" w14:textId="2415541C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ΤΥ4</w:t>
            </w:r>
          </w:p>
        </w:tc>
        <w:tc>
          <w:tcPr>
            <w:tcW w:w="1492" w:type="dxa"/>
            <w:shd w:val="clear" w:color="auto" w:fill="FFFFFF" w:themeFill="background1"/>
          </w:tcPr>
          <w:p w14:paraId="632D84E0" w14:textId="3AC1FA56" w:rsidR="005177BD" w:rsidRPr="00094249" w:rsidRDefault="00B306C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644F77CA" w14:textId="3A313B0B" w:rsidR="005177BD" w:rsidRPr="00094249" w:rsidRDefault="00B306C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57B3683B" w14:textId="24300398" w:rsidR="005177BD" w:rsidRPr="00094249" w:rsidRDefault="00B306C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18B29633" w14:textId="368EA752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1638D22F" w14:textId="1E7EEE28" w:rsidR="005177BD" w:rsidRPr="00094249" w:rsidRDefault="00A55B1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</w:t>
            </w:r>
            <w:r w:rsidR="00764C2C" w:rsidRPr="00094249">
              <w:rPr>
                <w:rFonts w:ascii="Comfortaa" w:hAnsi="Comfortaa"/>
                <w:color w:val="000000" w:themeColor="text1"/>
                <w:lang w:val="el-GR"/>
              </w:rPr>
              <w:t>/03/24</w:t>
            </w:r>
          </w:p>
        </w:tc>
      </w:tr>
      <w:tr w:rsidR="005177BD" w14:paraId="111E92F0" w14:textId="77777777" w:rsidTr="00094249">
        <w:tc>
          <w:tcPr>
            <w:tcW w:w="1473" w:type="dxa"/>
            <w:shd w:val="clear" w:color="auto" w:fill="FFFFFF" w:themeFill="background1"/>
          </w:tcPr>
          <w:p w14:paraId="762B383B" w14:textId="63E31E7E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ΤΥ5</w:t>
            </w:r>
          </w:p>
        </w:tc>
        <w:tc>
          <w:tcPr>
            <w:tcW w:w="1492" w:type="dxa"/>
            <w:shd w:val="clear" w:color="auto" w:fill="FFFFFF" w:themeFill="background1"/>
          </w:tcPr>
          <w:p w14:paraId="73193747" w14:textId="1FE751E0" w:rsidR="005177BD" w:rsidRPr="00094249" w:rsidRDefault="00A55B1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296A84C6" w14:textId="264784FC" w:rsidR="005177BD" w:rsidRPr="00094249" w:rsidRDefault="00A55B1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76745BA5" w14:textId="78E716E1" w:rsidR="005177BD" w:rsidRPr="00094249" w:rsidRDefault="00A55B1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68ECC03A" w14:textId="1683894A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5D975180" w14:textId="2B5C1EF8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08/03/24</w:t>
            </w:r>
          </w:p>
        </w:tc>
      </w:tr>
      <w:tr w:rsidR="005177BD" w14:paraId="1355772C" w14:textId="77777777" w:rsidTr="00094249">
        <w:tc>
          <w:tcPr>
            <w:tcW w:w="1473" w:type="dxa"/>
            <w:shd w:val="clear" w:color="auto" w:fill="FFFFFF" w:themeFill="background1"/>
          </w:tcPr>
          <w:p w14:paraId="5CF7C931" w14:textId="2D648E81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ΤΥ6</w:t>
            </w:r>
          </w:p>
        </w:tc>
        <w:tc>
          <w:tcPr>
            <w:tcW w:w="1492" w:type="dxa"/>
            <w:shd w:val="clear" w:color="auto" w:fill="FFFFFF" w:themeFill="background1"/>
          </w:tcPr>
          <w:p w14:paraId="28EE4BFF" w14:textId="197622EF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58E63E64" w14:textId="3A8651B6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3F46A7B" w14:textId="5A38D05E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22A5B698" w14:textId="10ABFB21" w:rsidR="005177BD" w:rsidRPr="00094249" w:rsidRDefault="00E015F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09/05/24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4A5AAAC0" w14:textId="493F94B2" w:rsidR="005177BD" w:rsidRPr="00094249" w:rsidRDefault="00E015F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09/03/24</w:t>
            </w:r>
          </w:p>
        </w:tc>
      </w:tr>
      <w:tr w:rsidR="00E015FC" w14:paraId="04C4CD89" w14:textId="77777777" w:rsidTr="00094249">
        <w:tc>
          <w:tcPr>
            <w:tcW w:w="1473" w:type="dxa"/>
            <w:shd w:val="clear" w:color="auto" w:fill="FFFFFF" w:themeFill="background1"/>
          </w:tcPr>
          <w:p w14:paraId="39EA6AAD" w14:textId="42226208" w:rsidR="00E015FC" w:rsidRPr="008328E6" w:rsidRDefault="00E015FC" w:rsidP="00524E10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8328E6">
              <w:rPr>
                <w:rFonts w:ascii="Comfortaa" w:hAnsi="Comfortaa"/>
                <w:color w:val="000000" w:themeColor="text1"/>
              </w:rPr>
              <w:t xml:space="preserve">Planning </w:t>
            </w:r>
            <w:r w:rsidR="001F2F0C" w:rsidRPr="008328E6">
              <w:rPr>
                <w:rFonts w:ascii="Comfortaa" w:hAnsi="Comfortaa"/>
                <w:color w:val="000000" w:themeColor="text1"/>
              </w:rPr>
              <w:t>Process</w:t>
            </w:r>
          </w:p>
        </w:tc>
        <w:tc>
          <w:tcPr>
            <w:tcW w:w="1492" w:type="dxa"/>
            <w:shd w:val="clear" w:color="auto" w:fill="FFFFFF" w:themeFill="background1"/>
          </w:tcPr>
          <w:p w14:paraId="710B405E" w14:textId="1726EDEB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591" w:type="dxa"/>
            <w:shd w:val="clear" w:color="auto" w:fill="FFFFFF" w:themeFill="background1"/>
          </w:tcPr>
          <w:p w14:paraId="57B147F7" w14:textId="5A161CBF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752" w:type="dxa"/>
            <w:shd w:val="clear" w:color="auto" w:fill="FFFFFF" w:themeFill="background1"/>
          </w:tcPr>
          <w:p w14:paraId="4722A546" w14:textId="15F5F349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172B4067" w14:textId="14A368A1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71527E51" w14:textId="62601D37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</w:tr>
      <w:tr w:rsidR="005177BD" w14:paraId="353151A6" w14:textId="77777777" w:rsidTr="00094249">
        <w:tc>
          <w:tcPr>
            <w:tcW w:w="1473" w:type="dxa"/>
            <w:shd w:val="clear" w:color="auto" w:fill="FFFFFF" w:themeFill="background1"/>
          </w:tcPr>
          <w:p w14:paraId="50C98A48" w14:textId="46C5CAF3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ΤΥ7</w:t>
            </w:r>
          </w:p>
        </w:tc>
        <w:tc>
          <w:tcPr>
            <w:tcW w:w="1492" w:type="dxa"/>
            <w:shd w:val="clear" w:color="auto" w:fill="FFFFFF" w:themeFill="background1"/>
          </w:tcPr>
          <w:p w14:paraId="5ECAC7F1" w14:textId="742DCA7E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246555F3" w14:textId="35FE88D0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5E9F063F" w14:textId="7049C8E9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5BF76DB" w14:textId="58057AC6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10/03/24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6D3F6C79" w14:textId="03D76528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14/03/24</w:t>
            </w:r>
          </w:p>
        </w:tc>
      </w:tr>
      <w:tr w:rsidR="005177BD" w14:paraId="0F72BC5C" w14:textId="77777777" w:rsidTr="00094249">
        <w:tc>
          <w:tcPr>
            <w:tcW w:w="1473" w:type="dxa"/>
            <w:shd w:val="clear" w:color="auto" w:fill="FFFFFF" w:themeFill="background1"/>
          </w:tcPr>
          <w:p w14:paraId="0210E8EA" w14:textId="57085721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ΤΥ8</w:t>
            </w:r>
          </w:p>
        </w:tc>
        <w:tc>
          <w:tcPr>
            <w:tcW w:w="1492" w:type="dxa"/>
            <w:shd w:val="clear" w:color="auto" w:fill="FFFFFF" w:themeFill="background1"/>
          </w:tcPr>
          <w:p w14:paraId="5DC40909" w14:textId="6CBB8591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449B88AC" w14:textId="47ABF606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1DD6F645" w14:textId="6F8067B0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5AB268FE" w14:textId="3FC67C42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15/03/24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0972AD65" w14:textId="60846F42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19/03/24</w:t>
            </w:r>
          </w:p>
        </w:tc>
      </w:tr>
      <w:tr w:rsidR="005177BD" w14:paraId="2F6A0A85" w14:textId="77777777" w:rsidTr="00094249">
        <w:tc>
          <w:tcPr>
            <w:tcW w:w="1473" w:type="dxa"/>
            <w:shd w:val="clear" w:color="auto" w:fill="FFFFFF" w:themeFill="background1"/>
          </w:tcPr>
          <w:p w14:paraId="15B37325" w14:textId="08A589CE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ΤΥ9</w:t>
            </w:r>
          </w:p>
        </w:tc>
        <w:tc>
          <w:tcPr>
            <w:tcW w:w="1492" w:type="dxa"/>
            <w:shd w:val="clear" w:color="auto" w:fill="FFFFFF" w:themeFill="background1"/>
          </w:tcPr>
          <w:p w14:paraId="205506AB" w14:textId="67F82B5C" w:rsidR="005177BD" w:rsidRPr="00094249" w:rsidRDefault="0022167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 xml:space="preserve"> 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78ED98BF" w14:textId="3F483647" w:rsidR="005177BD" w:rsidRPr="00094249" w:rsidRDefault="0022167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4E09D44B" w14:textId="7ED2B48C" w:rsidR="005177BD" w:rsidRPr="00094249" w:rsidRDefault="0022167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6A22134A" w14:textId="028C27DB" w:rsidR="005177BD" w:rsidRPr="00094249" w:rsidRDefault="0022167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20/0</w:t>
            </w:r>
            <w:r w:rsidR="00EC1943" w:rsidRPr="00094249">
              <w:rPr>
                <w:rFonts w:ascii="Comfortaa" w:hAnsi="Comfortaa"/>
                <w:color w:val="000000" w:themeColor="text1"/>
                <w:lang w:val="el-GR"/>
              </w:rPr>
              <w:t>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84AFA1D" w14:textId="34FA4EB9" w:rsidR="005177BD" w:rsidRPr="00094249" w:rsidRDefault="00EC194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23/03/24</w:t>
            </w:r>
          </w:p>
        </w:tc>
      </w:tr>
      <w:tr w:rsidR="005177BD" w14:paraId="55A206FE" w14:textId="77777777" w:rsidTr="00094249">
        <w:tc>
          <w:tcPr>
            <w:tcW w:w="1473" w:type="dxa"/>
            <w:shd w:val="clear" w:color="auto" w:fill="FFFFFF" w:themeFill="background1"/>
          </w:tcPr>
          <w:p w14:paraId="10018CFB" w14:textId="1AA73916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ΤΥ10</w:t>
            </w:r>
          </w:p>
        </w:tc>
        <w:tc>
          <w:tcPr>
            <w:tcW w:w="1492" w:type="dxa"/>
            <w:shd w:val="clear" w:color="auto" w:fill="FFFFFF" w:themeFill="background1"/>
          </w:tcPr>
          <w:p w14:paraId="268A2039" w14:textId="08C19947" w:rsidR="005177BD" w:rsidRPr="00094249" w:rsidRDefault="00EC194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1C02F689" w14:textId="12F934F8" w:rsidR="005177BD" w:rsidRPr="00094249" w:rsidRDefault="00EC194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8B8B8B7" w14:textId="6EE5E72D" w:rsidR="005177BD" w:rsidRPr="00094249" w:rsidRDefault="00EC194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2193213E" w14:textId="58272523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24/03/24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46F1C6B" w14:textId="4B7412CB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27/03/24</w:t>
            </w:r>
          </w:p>
        </w:tc>
      </w:tr>
      <w:tr w:rsidR="005177BD" w14:paraId="3B7BAB22" w14:textId="77777777" w:rsidTr="00094249">
        <w:tc>
          <w:tcPr>
            <w:tcW w:w="1473" w:type="dxa"/>
            <w:shd w:val="clear" w:color="auto" w:fill="FFFFFF" w:themeFill="background1"/>
          </w:tcPr>
          <w:p w14:paraId="3076F942" w14:textId="220EBF96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ΤΥ11</w:t>
            </w:r>
          </w:p>
        </w:tc>
        <w:tc>
          <w:tcPr>
            <w:tcW w:w="1492" w:type="dxa"/>
            <w:shd w:val="clear" w:color="auto" w:fill="FFFFFF" w:themeFill="background1"/>
          </w:tcPr>
          <w:p w14:paraId="5F451FB5" w14:textId="2E2E9EC6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79DE4E93" w14:textId="0FDC928F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607945DA" w14:textId="0541E6FA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27799E21" w14:textId="217ACBE7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28/03/24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FB41AF8" w14:textId="398E71EC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31/03/24</w:t>
            </w:r>
          </w:p>
        </w:tc>
      </w:tr>
      <w:tr w:rsidR="005177BD" w14:paraId="2C339897" w14:textId="77777777" w:rsidTr="00094249">
        <w:tc>
          <w:tcPr>
            <w:tcW w:w="1473" w:type="dxa"/>
            <w:shd w:val="clear" w:color="auto" w:fill="FFFFFF" w:themeFill="background1"/>
          </w:tcPr>
          <w:p w14:paraId="1810C65A" w14:textId="44F65BDF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ΤΥ12</w:t>
            </w:r>
          </w:p>
        </w:tc>
        <w:tc>
          <w:tcPr>
            <w:tcW w:w="1492" w:type="dxa"/>
            <w:shd w:val="clear" w:color="auto" w:fill="FFFFFF" w:themeFill="background1"/>
          </w:tcPr>
          <w:p w14:paraId="56963985" w14:textId="496A3D3D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5C298073" w14:textId="43672EFE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F31B383" w14:textId="4DF9C5B9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70C08C77" w14:textId="3EAE4F48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5D9B64E" w14:textId="65065E09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02/04/24</w:t>
            </w:r>
          </w:p>
        </w:tc>
      </w:tr>
      <w:tr w:rsidR="005177BD" w14:paraId="35425E03" w14:textId="77777777" w:rsidTr="00094249">
        <w:tc>
          <w:tcPr>
            <w:tcW w:w="1473" w:type="dxa"/>
            <w:shd w:val="clear" w:color="auto" w:fill="FFFFFF" w:themeFill="background1"/>
          </w:tcPr>
          <w:p w14:paraId="39DC1BD5" w14:textId="7937E124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ΤΥ13</w:t>
            </w:r>
          </w:p>
        </w:tc>
        <w:tc>
          <w:tcPr>
            <w:tcW w:w="1492" w:type="dxa"/>
            <w:shd w:val="clear" w:color="auto" w:fill="FFFFFF" w:themeFill="background1"/>
          </w:tcPr>
          <w:p w14:paraId="4C249E8F" w14:textId="4AFA8AA4" w:rsidR="005177BD" w:rsidRPr="00094249" w:rsidRDefault="006267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33E3A82B" w14:textId="7445A139" w:rsidR="005177BD" w:rsidRPr="00094249" w:rsidRDefault="006267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FB759C1" w14:textId="1AD6FEC4" w:rsidR="005177BD" w:rsidRPr="00094249" w:rsidRDefault="006267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77FB1CAC" w14:textId="0CE13F83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03/04/24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787F156" w14:textId="1945003A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05/04/24</w:t>
            </w:r>
          </w:p>
        </w:tc>
      </w:tr>
      <w:tr w:rsidR="005177BD" w14:paraId="6FC8B906" w14:textId="77777777" w:rsidTr="00094249">
        <w:tc>
          <w:tcPr>
            <w:tcW w:w="1473" w:type="dxa"/>
            <w:shd w:val="clear" w:color="auto" w:fill="FFFFFF" w:themeFill="background1"/>
          </w:tcPr>
          <w:p w14:paraId="0E1E09B4" w14:textId="372B230E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ΤΥ14</w:t>
            </w:r>
          </w:p>
        </w:tc>
        <w:tc>
          <w:tcPr>
            <w:tcW w:w="1492" w:type="dxa"/>
            <w:shd w:val="clear" w:color="auto" w:fill="FFFFFF" w:themeFill="background1"/>
          </w:tcPr>
          <w:p w14:paraId="3166F0AB" w14:textId="7CC649D8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552BA563" w14:textId="76A84025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0674BBEF" w14:textId="0655150E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475A61B1" w14:textId="74AF8A14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162A109" w14:textId="79903E99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10/04/24</w:t>
            </w:r>
          </w:p>
        </w:tc>
      </w:tr>
      <w:tr w:rsidR="005177BD" w14:paraId="40B89949" w14:textId="77777777" w:rsidTr="00094249">
        <w:tc>
          <w:tcPr>
            <w:tcW w:w="1473" w:type="dxa"/>
            <w:shd w:val="clear" w:color="auto" w:fill="FFFFFF" w:themeFill="background1"/>
          </w:tcPr>
          <w:p w14:paraId="1868E739" w14:textId="60A220F8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ΤΥ15</w:t>
            </w:r>
          </w:p>
        </w:tc>
        <w:tc>
          <w:tcPr>
            <w:tcW w:w="1492" w:type="dxa"/>
            <w:shd w:val="clear" w:color="auto" w:fill="FFFFFF" w:themeFill="background1"/>
          </w:tcPr>
          <w:p w14:paraId="0B7B2FC8" w14:textId="0721C6B8" w:rsidR="005177BD" w:rsidRPr="00094249" w:rsidRDefault="00AA09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0FE4B65E" w14:textId="3CA1AF87" w:rsidR="005177BD" w:rsidRPr="00094249" w:rsidRDefault="00AA09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5434FC27" w14:textId="147B119C" w:rsidR="005177BD" w:rsidRPr="00094249" w:rsidRDefault="00AA09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8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0FBA535D" w14:textId="1AC4F8D1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A1CDF8A" w14:textId="609DC429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11/06/24</w:t>
            </w:r>
          </w:p>
        </w:tc>
      </w:tr>
      <w:tr w:rsidR="005177BD" w14:paraId="7F01B30F" w14:textId="77777777" w:rsidTr="00094249">
        <w:tc>
          <w:tcPr>
            <w:tcW w:w="1473" w:type="dxa"/>
            <w:shd w:val="clear" w:color="auto" w:fill="FFFFFF" w:themeFill="background1"/>
          </w:tcPr>
          <w:p w14:paraId="7051EF73" w14:textId="35011177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ΤΥ16</w:t>
            </w:r>
          </w:p>
        </w:tc>
        <w:tc>
          <w:tcPr>
            <w:tcW w:w="1492" w:type="dxa"/>
            <w:shd w:val="clear" w:color="auto" w:fill="FFFFFF" w:themeFill="background1"/>
          </w:tcPr>
          <w:p w14:paraId="125C1055" w14:textId="34A32D0B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70EB429A" w14:textId="6AC609F5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0C66F0DB" w14:textId="73F3C236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6432AC0B" w14:textId="15D8135E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11/04/24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06FEFB77" w14:textId="0DEEDEDA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14/04/24</w:t>
            </w:r>
          </w:p>
        </w:tc>
      </w:tr>
      <w:tr w:rsidR="005177BD" w14:paraId="71D9B379" w14:textId="77777777" w:rsidTr="00094249">
        <w:tc>
          <w:tcPr>
            <w:tcW w:w="1473" w:type="dxa"/>
            <w:shd w:val="clear" w:color="auto" w:fill="FFFFFF" w:themeFill="background1"/>
          </w:tcPr>
          <w:p w14:paraId="7D1A1063" w14:textId="37AE84D2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ΤΥ17</w:t>
            </w:r>
          </w:p>
        </w:tc>
        <w:tc>
          <w:tcPr>
            <w:tcW w:w="1492" w:type="dxa"/>
            <w:shd w:val="clear" w:color="auto" w:fill="FFFFFF" w:themeFill="background1"/>
          </w:tcPr>
          <w:p w14:paraId="6BF3A0B2" w14:textId="716C6BE9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7C68BAE1" w14:textId="1E92CD73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58D6516F" w14:textId="681684EF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30FEE75E" w14:textId="0C07297E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15/04/24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DFEC509" w14:textId="3C3877B9" w:rsidR="005177BD" w:rsidRPr="00094249" w:rsidRDefault="00E9057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16/04/24</w:t>
            </w:r>
          </w:p>
        </w:tc>
      </w:tr>
      <w:tr w:rsidR="005177BD" w14:paraId="566C1487" w14:textId="77777777" w:rsidTr="00094249">
        <w:tc>
          <w:tcPr>
            <w:tcW w:w="1473" w:type="dxa"/>
            <w:shd w:val="clear" w:color="auto" w:fill="FFFFFF" w:themeFill="background1"/>
          </w:tcPr>
          <w:p w14:paraId="56B9F2C6" w14:textId="3182EFF1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ΤΥ18</w:t>
            </w:r>
          </w:p>
        </w:tc>
        <w:tc>
          <w:tcPr>
            <w:tcW w:w="1492" w:type="dxa"/>
            <w:shd w:val="clear" w:color="auto" w:fill="FFFFFF" w:themeFill="background1"/>
          </w:tcPr>
          <w:p w14:paraId="36A372EB" w14:textId="02430BB1" w:rsidR="005177BD" w:rsidRPr="00094249" w:rsidRDefault="00E9057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377C64CF" w14:textId="411CBCF6" w:rsidR="005177BD" w:rsidRPr="00094249" w:rsidRDefault="00E9057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3A341EF5" w14:textId="0F11394E" w:rsidR="005177BD" w:rsidRPr="00094249" w:rsidRDefault="00E9057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7C947AF6" w14:textId="7442F501" w:rsidR="005177BD" w:rsidRPr="00094249" w:rsidRDefault="00DA4C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17/04/24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673E2707" w14:textId="38A6E124" w:rsidR="005177BD" w:rsidRPr="00094249" w:rsidRDefault="00DA4C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17/04/24</w:t>
            </w:r>
          </w:p>
        </w:tc>
      </w:tr>
      <w:tr w:rsidR="005148A8" w14:paraId="0020C22C" w14:textId="77777777" w:rsidTr="00094249">
        <w:tc>
          <w:tcPr>
            <w:tcW w:w="1473" w:type="dxa"/>
            <w:shd w:val="clear" w:color="auto" w:fill="FFFFFF" w:themeFill="background1"/>
          </w:tcPr>
          <w:p w14:paraId="65F4EE2B" w14:textId="40D8C097" w:rsidR="005148A8" w:rsidRPr="008328E6" w:rsidRDefault="002D67CC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color w:val="000000" w:themeColor="text1"/>
              </w:rPr>
              <w:t>Implementation</w:t>
            </w:r>
          </w:p>
        </w:tc>
        <w:tc>
          <w:tcPr>
            <w:tcW w:w="1492" w:type="dxa"/>
            <w:shd w:val="clear" w:color="auto" w:fill="FFFFFF" w:themeFill="background1"/>
          </w:tcPr>
          <w:p w14:paraId="0061C3F0" w14:textId="337D6251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591" w:type="dxa"/>
            <w:shd w:val="clear" w:color="auto" w:fill="FFFFFF" w:themeFill="background1"/>
          </w:tcPr>
          <w:p w14:paraId="41A67946" w14:textId="6C31801C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752" w:type="dxa"/>
            <w:shd w:val="clear" w:color="auto" w:fill="FFFFFF" w:themeFill="background1"/>
          </w:tcPr>
          <w:p w14:paraId="2A8736EB" w14:textId="420CA556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205297FC" w14:textId="7A2FB51F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1B9D6462" w14:textId="13446126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</w:tr>
      <w:tr w:rsidR="005177BD" w14:paraId="7990E418" w14:textId="77777777" w:rsidTr="00094249">
        <w:tc>
          <w:tcPr>
            <w:tcW w:w="1473" w:type="dxa"/>
            <w:shd w:val="clear" w:color="auto" w:fill="FFFFFF" w:themeFill="background1"/>
          </w:tcPr>
          <w:p w14:paraId="0455D7A0" w14:textId="62863B42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ΤΥ19</w:t>
            </w:r>
          </w:p>
        </w:tc>
        <w:tc>
          <w:tcPr>
            <w:tcW w:w="1492" w:type="dxa"/>
            <w:shd w:val="clear" w:color="auto" w:fill="FFFFFF" w:themeFill="background1"/>
          </w:tcPr>
          <w:p w14:paraId="6C3DC54D" w14:textId="4663934D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5</w:t>
            </w:r>
            <w:r w:rsidR="00DA4C18" w:rsidRPr="00094249">
              <w:rPr>
                <w:rFonts w:ascii="Comfortaa" w:hAnsi="Comfortaa"/>
                <w:color w:val="000000" w:themeColor="text1"/>
                <w:lang w:val="el-GR"/>
              </w:rPr>
              <w:t xml:space="preserve">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18C7134F" w14:textId="750663C7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7</w:t>
            </w:r>
            <w:r w:rsidR="00DA4C18" w:rsidRPr="00094249">
              <w:rPr>
                <w:rFonts w:ascii="Comfortaa" w:hAnsi="Comfortaa"/>
                <w:color w:val="000000" w:themeColor="text1"/>
                <w:lang w:val="el-GR"/>
              </w:rPr>
              <w:t xml:space="preserve">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283C8CC0" w14:textId="26711CEC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10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35F06D6E" w14:textId="44DCC1AD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18/04/24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63A2D9F8" w14:textId="55DD44B0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25/04/24</w:t>
            </w:r>
          </w:p>
        </w:tc>
      </w:tr>
      <w:tr w:rsidR="005177BD" w14:paraId="15DB814A" w14:textId="77777777" w:rsidTr="00094249">
        <w:tc>
          <w:tcPr>
            <w:tcW w:w="1473" w:type="dxa"/>
            <w:shd w:val="clear" w:color="auto" w:fill="FFFFFF" w:themeFill="background1"/>
          </w:tcPr>
          <w:p w14:paraId="4368029B" w14:textId="076C03A6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ΤΥ20</w:t>
            </w:r>
          </w:p>
        </w:tc>
        <w:tc>
          <w:tcPr>
            <w:tcW w:w="1492" w:type="dxa"/>
            <w:shd w:val="clear" w:color="auto" w:fill="FFFFFF" w:themeFill="background1"/>
          </w:tcPr>
          <w:p w14:paraId="0838DD49" w14:textId="20A81479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088DFF5B" w14:textId="4B175D55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7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4A8A04A0" w14:textId="371B1DC9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10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2BE03B4D" w14:textId="0EF5F1F0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18/04/24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544FD642" w14:textId="73BC8E45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26/04/24</w:t>
            </w:r>
          </w:p>
        </w:tc>
      </w:tr>
      <w:tr w:rsidR="005177BD" w14:paraId="08982E5B" w14:textId="77777777" w:rsidTr="00094249">
        <w:tc>
          <w:tcPr>
            <w:tcW w:w="1473" w:type="dxa"/>
            <w:shd w:val="clear" w:color="auto" w:fill="FFFFFF" w:themeFill="background1"/>
          </w:tcPr>
          <w:p w14:paraId="2C6B7424" w14:textId="70807BA4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ΤΥ21</w:t>
            </w:r>
          </w:p>
        </w:tc>
        <w:tc>
          <w:tcPr>
            <w:tcW w:w="1492" w:type="dxa"/>
            <w:shd w:val="clear" w:color="auto" w:fill="FFFFFF" w:themeFill="background1"/>
          </w:tcPr>
          <w:p w14:paraId="3153597A" w14:textId="2FBEA818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659C7356" w14:textId="57098F67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7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E01982A" w14:textId="42B4CFFA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10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5E3748A4" w14:textId="65A4E33F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27/04/24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09EA9D10" w14:textId="20ACB1BB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05/05/24</w:t>
            </w:r>
          </w:p>
        </w:tc>
      </w:tr>
      <w:tr w:rsidR="005177BD" w14:paraId="70029160" w14:textId="77777777" w:rsidTr="00094249">
        <w:tc>
          <w:tcPr>
            <w:tcW w:w="1473" w:type="dxa"/>
            <w:shd w:val="clear" w:color="auto" w:fill="FFFFFF" w:themeFill="background1"/>
          </w:tcPr>
          <w:p w14:paraId="34DB9419" w14:textId="086C17DD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ΤΥ22</w:t>
            </w:r>
          </w:p>
        </w:tc>
        <w:tc>
          <w:tcPr>
            <w:tcW w:w="1492" w:type="dxa"/>
            <w:shd w:val="clear" w:color="auto" w:fill="FFFFFF" w:themeFill="background1"/>
          </w:tcPr>
          <w:p w14:paraId="66CD4A69" w14:textId="7360840E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6CAC9B59" w14:textId="4063BDD3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4D0932E" w14:textId="442D6403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7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40AB0A47" w14:textId="7DA8C725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CB612F7" w14:textId="43F02903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11/05/24</w:t>
            </w:r>
          </w:p>
        </w:tc>
      </w:tr>
      <w:tr w:rsidR="005177BD" w14:paraId="41C80358" w14:textId="77777777" w:rsidTr="00094249">
        <w:tc>
          <w:tcPr>
            <w:tcW w:w="1473" w:type="dxa"/>
            <w:shd w:val="clear" w:color="auto" w:fill="FFFFFF" w:themeFill="background1"/>
          </w:tcPr>
          <w:p w14:paraId="52BEA889" w14:textId="71D78BB3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ΤΥ23</w:t>
            </w:r>
          </w:p>
        </w:tc>
        <w:tc>
          <w:tcPr>
            <w:tcW w:w="1492" w:type="dxa"/>
            <w:shd w:val="clear" w:color="auto" w:fill="FFFFFF" w:themeFill="background1"/>
          </w:tcPr>
          <w:p w14:paraId="77546782" w14:textId="00D92965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7C13DAF6" w14:textId="4945C10E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20C40F92" w14:textId="0ED01B9E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C9625CA" w14:textId="05A15ABE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12/05/24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47347061" w14:textId="367AD371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15/05/24</w:t>
            </w:r>
          </w:p>
        </w:tc>
      </w:tr>
      <w:tr w:rsidR="005177BD" w14:paraId="226B62DB" w14:textId="77777777" w:rsidTr="00094249">
        <w:tc>
          <w:tcPr>
            <w:tcW w:w="1473" w:type="dxa"/>
            <w:shd w:val="clear" w:color="auto" w:fill="FFFFFF" w:themeFill="background1"/>
          </w:tcPr>
          <w:p w14:paraId="28611032" w14:textId="6D7037A0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ΤΥ24</w:t>
            </w:r>
          </w:p>
        </w:tc>
        <w:tc>
          <w:tcPr>
            <w:tcW w:w="1492" w:type="dxa"/>
            <w:shd w:val="clear" w:color="auto" w:fill="FFFFFF" w:themeFill="background1"/>
          </w:tcPr>
          <w:p w14:paraId="2EB72276" w14:textId="2883EBC6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42B1C99B" w14:textId="2EF99B31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399016C0" w14:textId="4B2F910F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67C59C9D" w14:textId="29F7D4C7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16/05/24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3161D36" w14:textId="69B88D08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16/05/24</w:t>
            </w:r>
          </w:p>
        </w:tc>
      </w:tr>
      <w:tr w:rsidR="002D67CC" w14:paraId="26CE810F" w14:textId="77777777" w:rsidTr="00094249">
        <w:tc>
          <w:tcPr>
            <w:tcW w:w="1473" w:type="dxa"/>
            <w:shd w:val="clear" w:color="auto" w:fill="FFFFFF" w:themeFill="background1"/>
          </w:tcPr>
          <w:p w14:paraId="035258A2" w14:textId="533A1036" w:rsidR="002D67CC" w:rsidRPr="008328E6" w:rsidRDefault="002D67CC" w:rsidP="00524E10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8328E6">
              <w:rPr>
                <w:rFonts w:ascii="Comfortaa" w:hAnsi="Comfortaa"/>
                <w:color w:val="000000" w:themeColor="text1"/>
              </w:rPr>
              <w:t>Testing and launching</w:t>
            </w:r>
          </w:p>
        </w:tc>
        <w:tc>
          <w:tcPr>
            <w:tcW w:w="1492" w:type="dxa"/>
            <w:shd w:val="clear" w:color="auto" w:fill="FFFFFF" w:themeFill="background1"/>
          </w:tcPr>
          <w:p w14:paraId="091EE19F" w14:textId="551FCA3A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  <w:tc>
          <w:tcPr>
            <w:tcW w:w="1591" w:type="dxa"/>
            <w:shd w:val="clear" w:color="auto" w:fill="FFFFFF" w:themeFill="background1"/>
          </w:tcPr>
          <w:p w14:paraId="00C24F09" w14:textId="3F9DF05B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  <w:tc>
          <w:tcPr>
            <w:tcW w:w="1752" w:type="dxa"/>
            <w:shd w:val="clear" w:color="auto" w:fill="FFFFFF" w:themeFill="background1"/>
          </w:tcPr>
          <w:p w14:paraId="395EAE34" w14:textId="291AB25E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004DD658" w14:textId="00399BCA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452490A9" w14:textId="3D1A4D7B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</w:tr>
      <w:tr w:rsidR="005177BD" w14:paraId="14FDBE7B" w14:textId="77777777" w:rsidTr="00094249">
        <w:tc>
          <w:tcPr>
            <w:tcW w:w="1473" w:type="dxa"/>
            <w:shd w:val="clear" w:color="auto" w:fill="FFFFFF" w:themeFill="background1"/>
          </w:tcPr>
          <w:p w14:paraId="72C18D39" w14:textId="36151EB2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ΤΥ25</w:t>
            </w:r>
          </w:p>
        </w:tc>
        <w:tc>
          <w:tcPr>
            <w:tcW w:w="1492" w:type="dxa"/>
            <w:shd w:val="clear" w:color="auto" w:fill="FFFFFF" w:themeFill="background1"/>
          </w:tcPr>
          <w:p w14:paraId="0653BDB2" w14:textId="4F43FFA5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55A0FE0D" w14:textId="3D7E9885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1C3F0EE5" w14:textId="0436C4F8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6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3A2B1652" w14:textId="115450A5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16/05/24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2042B4C" w14:textId="1D64EA21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21/05/24</w:t>
            </w:r>
          </w:p>
        </w:tc>
      </w:tr>
      <w:tr w:rsidR="005177BD" w14:paraId="6203AB4F" w14:textId="77777777" w:rsidTr="00094249">
        <w:tc>
          <w:tcPr>
            <w:tcW w:w="1473" w:type="dxa"/>
            <w:shd w:val="clear" w:color="auto" w:fill="FFFFFF" w:themeFill="background1"/>
          </w:tcPr>
          <w:p w14:paraId="493F06E5" w14:textId="03503245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ΤΥ26</w:t>
            </w:r>
          </w:p>
        </w:tc>
        <w:tc>
          <w:tcPr>
            <w:tcW w:w="1492" w:type="dxa"/>
            <w:shd w:val="clear" w:color="auto" w:fill="FFFFFF" w:themeFill="background1"/>
          </w:tcPr>
          <w:p w14:paraId="11F85E0E" w14:textId="3AB9DA4E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003CF0EB" w14:textId="7A403096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CF312D4" w14:textId="5EF5465D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54263658" w14:textId="6654FE62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22/05/24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58FFA256" w14:textId="33F56CFD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26/05/24</w:t>
            </w:r>
          </w:p>
        </w:tc>
      </w:tr>
      <w:tr w:rsidR="005177BD" w14:paraId="3B046209" w14:textId="77777777" w:rsidTr="00094249">
        <w:tc>
          <w:tcPr>
            <w:tcW w:w="1473" w:type="dxa"/>
            <w:shd w:val="clear" w:color="auto" w:fill="FFFFFF" w:themeFill="background1"/>
          </w:tcPr>
          <w:p w14:paraId="11E36E5F" w14:textId="43C6F16F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ΤΥ27</w:t>
            </w:r>
          </w:p>
        </w:tc>
        <w:tc>
          <w:tcPr>
            <w:tcW w:w="1492" w:type="dxa"/>
            <w:shd w:val="clear" w:color="auto" w:fill="FFFFFF" w:themeFill="background1"/>
          </w:tcPr>
          <w:p w14:paraId="5D0DDE0B" w14:textId="0EE4E132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780C3A4A" w14:textId="6CC58BEC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0825111D" w14:textId="4A960B32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10E2C20" w14:textId="127A393A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27/05/24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67BF9001" w14:textId="4022BACA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29/05/24</w:t>
            </w:r>
          </w:p>
        </w:tc>
      </w:tr>
      <w:tr w:rsidR="005177BD" w14:paraId="04DBFEF2" w14:textId="77777777" w:rsidTr="00094249">
        <w:tc>
          <w:tcPr>
            <w:tcW w:w="1473" w:type="dxa"/>
            <w:shd w:val="clear" w:color="auto" w:fill="FFFFFF" w:themeFill="background1"/>
          </w:tcPr>
          <w:p w14:paraId="2AE3FB43" w14:textId="3D254A66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ΤΥ28</w:t>
            </w:r>
          </w:p>
        </w:tc>
        <w:tc>
          <w:tcPr>
            <w:tcW w:w="1492" w:type="dxa"/>
            <w:shd w:val="clear" w:color="auto" w:fill="FFFFFF" w:themeFill="background1"/>
          </w:tcPr>
          <w:p w14:paraId="072B094B" w14:textId="4D8DDF55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19102E75" w14:textId="19198540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CD2F86D" w14:textId="7F5DC1D5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649130BB" w14:textId="30BBD59B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30/05/24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1076C8C" w14:textId="6CD1C5FB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31/05/24</w:t>
            </w:r>
          </w:p>
        </w:tc>
      </w:tr>
      <w:tr w:rsidR="005177BD" w14:paraId="7291546B" w14:textId="77777777" w:rsidTr="00094249">
        <w:tc>
          <w:tcPr>
            <w:tcW w:w="1473" w:type="dxa"/>
            <w:shd w:val="clear" w:color="auto" w:fill="FFFFFF" w:themeFill="background1"/>
          </w:tcPr>
          <w:p w14:paraId="21B46C69" w14:textId="692084BD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</w:t>
            </w:r>
            <w:r w:rsidR="00524E10" w:rsidRPr="008328E6">
              <w:rPr>
                <w:rFonts w:ascii="Comfortaa" w:hAnsi="Comfortaa"/>
                <w:color w:val="000000" w:themeColor="text1"/>
                <w:lang w:val="el-GR"/>
              </w:rPr>
              <w:t>29</w:t>
            </w:r>
          </w:p>
        </w:tc>
        <w:tc>
          <w:tcPr>
            <w:tcW w:w="1492" w:type="dxa"/>
            <w:shd w:val="clear" w:color="auto" w:fill="FFFFFF" w:themeFill="background1"/>
          </w:tcPr>
          <w:p w14:paraId="21AFB67D" w14:textId="7F6EC27B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6CF891AE" w14:textId="0AE4E450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6F9A9DD" w14:textId="59ACEDB0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02F63B43" w14:textId="65F2B76E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01/06/24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B4C20C1" w14:textId="7BC6ED33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01/06/24</w:t>
            </w:r>
          </w:p>
        </w:tc>
      </w:tr>
      <w:tr w:rsidR="005177BD" w14:paraId="733CD35A" w14:textId="77777777" w:rsidTr="00094249">
        <w:tc>
          <w:tcPr>
            <w:tcW w:w="1473" w:type="dxa"/>
            <w:shd w:val="clear" w:color="auto" w:fill="FFFFFF" w:themeFill="background1"/>
          </w:tcPr>
          <w:p w14:paraId="724878BD" w14:textId="35B0A8D5" w:rsidR="005177BD" w:rsidRPr="008328E6" w:rsidRDefault="00524E10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ΤΥ30</w:t>
            </w:r>
          </w:p>
        </w:tc>
        <w:tc>
          <w:tcPr>
            <w:tcW w:w="1492" w:type="dxa"/>
            <w:shd w:val="clear" w:color="auto" w:fill="FFFFFF" w:themeFill="background1"/>
          </w:tcPr>
          <w:p w14:paraId="614CD5BB" w14:textId="2DBCE537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5BB05680" w14:textId="42085906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6F3581A" w14:textId="350C2685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0878AA1" w14:textId="048F7689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02/06/24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ADE0A45" w14:textId="7C16D9CC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02/06/24</w:t>
            </w:r>
          </w:p>
        </w:tc>
      </w:tr>
    </w:tbl>
    <w:p w14:paraId="71ED40AC" w14:textId="77777777" w:rsidR="000E7DB3" w:rsidRDefault="000E7DB3" w:rsidP="00D06DEE">
      <w:pPr>
        <w:rPr>
          <w:rFonts w:ascii="Comfortaa" w:hAnsi="Comfortaa"/>
          <w:lang w:val="el-GR"/>
        </w:rPr>
      </w:pPr>
    </w:p>
    <w:p w14:paraId="6F4FD6F3" w14:textId="77777777" w:rsidR="00EB3FDE" w:rsidRDefault="00EB3FDE" w:rsidP="00D06DEE">
      <w:pPr>
        <w:rPr>
          <w:rFonts w:ascii="Comfortaa" w:hAnsi="Comfortaa"/>
          <w:lang w:val="el-GR"/>
        </w:rPr>
      </w:pPr>
    </w:p>
    <w:p w14:paraId="51455666" w14:textId="77777777" w:rsidR="00EB3FDE" w:rsidRDefault="00EB3FDE" w:rsidP="00D06DEE">
      <w:pPr>
        <w:rPr>
          <w:rFonts w:ascii="Comfortaa" w:hAnsi="Comfortaa"/>
          <w:lang w:val="el-GR"/>
        </w:rPr>
      </w:pPr>
    </w:p>
    <w:p w14:paraId="3C904B6E" w14:textId="77777777" w:rsidR="009820A3" w:rsidRDefault="009820A3" w:rsidP="00D06DEE">
      <w:pPr>
        <w:rPr>
          <w:rFonts w:ascii="Comfortaa" w:hAnsi="Comfortaa"/>
          <w:lang w:val="el-GR"/>
        </w:rPr>
      </w:pPr>
    </w:p>
    <w:p w14:paraId="782FAD83" w14:textId="77777777" w:rsidR="002D0675" w:rsidRDefault="002D0675" w:rsidP="00D06DEE">
      <w:pPr>
        <w:rPr>
          <w:rFonts w:ascii="Comfortaa" w:hAnsi="Comfortaa"/>
          <w:lang w:val="el-GR"/>
        </w:rPr>
      </w:pPr>
    </w:p>
    <w:p w14:paraId="678BDD6C" w14:textId="77777777" w:rsidR="001D5047" w:rsidRDefault="001D5047" w:rsidP="00D06DEE">
      <w:pPr>
        <w:rPr>
          <w:rFonts w:ascii="Comfortaa" w:hAnsi="Comfortaa"/>
          <w:lang w:val="el-GR"/>
        </w:rPr>
      </w:pPr>
    </w:p>
    <w:p w14:paraId="37ABE066" w14:textId="77777777" w:rsidR="001D5047" w:rsidRDefault="001D5047" w:rsidP="00D06DEE">
      <w:pPr>
        <w:rPr>
          <w:rFonts w:ascii="Comfortaa" w:hAnsi="Comfortaa"/>
          <w:lang w:val="el-GR"/>
        </w:rPr>
      </w:pPr>
    </w:p>
    <w:p w14:paraId="4A11B1FE" w14:textId="06AA8CA3" w:rsidR="00EB3FDE" w:rsidRPr="009F4686" w:rsidRDefault="009820A3" w:rsidP="00D06DEE">
      <w:pPr>
        <w:rPr>
          <w:rFonts w:ascii="Comfortaa" w:hAnsi="Comfortaa"/>
          <w:sz w:val="24"/>
          <w:szCs w:val="24"/>
          <w:lang w:val="el-GR"/>
        </w:rPr>
      </w:pPr>
      <w:r w:rsidRPr="00341D90">
        <w:rPr>
          <w:rFonts w:ascii="Comfortaa" w:hAnsi="Comfortaa"/>
          <w:sz w:val="24"/>
          <w:szCs w:val="24"/>
          <w:lang w:val="el-GR"/>
        </w:rPr>
        <w:lastRenderedPageBreak/>
        <w:t>Παρακάτω</w:t>
      </w:r>
      <w:r w:rsidR="00D44EEA" w:rsidRPr="00341D90">
        <w:rPr>
          <w:rFonts w:ascii="Comfortaa" w:hAnsi="Comfortaa"/>
          <w:sz w:val="24"/>
          <w:szCs w:val="24"/>
          <w:lang w:val="el-GR"/>
        </w:rPr>
        <w:t xml:space="preserve"> </w:t>
      </w:r>
      <w:r w:rsidRPr="00341D90">
        <w:rPr>
          <w:rFonts w:ascii="Comfortaa" w:hAnsi="Comfortaa"/>
          <w:sz w:val="24"/>
          <w:szCs w:val="24"/>
          <w:lang w:val="el-GR"/>
        </w:rPr>
        <w:t>μπορούμε</w:t>
      </w:r>
      <w:r w:rsidR="00D44EEA" w:rsidRPr="00341D90">
        <w:rPr>
          <w:rFonts w:ascii="Comfortaa" w:hAnsi="Comfortaa"/>
          <w:sz w:val="24"/>
          <w:szCs w:val="24"/>
          <w:lang w:val="el-GR"/>
        </w:rPr>
        <w:t xml:space="preserve"> να </w:t>
      </w:r>
      <w:r w:rsidRPr="00341D90">
        <w:rPr>
          <w:rFonts w:ascii="Comfortaa" w:hAnsi="Comfortaa"/>
          <w:sz w:val="24"/>
          <w:szCs w:val="24"/>
          <w:lang w:val="el-GR"/>
        </w:rPr>
        <w:t>δούμε</w:t>
      </w:r>
      <w:r w:rsidR="00D44EEA" w:rsidRPr="00341D90">
        <w:rPr>
          <w:rFonts w:ascii="Comfortaa" w:hAnsi="Comfortaa"/>
          <w:sz w:val="24"/>
          <w:szCs w:val="24"/>
          <w:lang w:val="el-GR"/>
        </w:rPr>
        <w:t xml:space="preserve"> </w:t>
      </w:r>
      <w:r w:rsidRPr="00341D90">
        <w:rPr>
          <w:rFonts w:ascii="Comfortaa" w:hAnsi="Comfortaa"/>
          <w:sz w:val="24"/>
          <w:szCs w:val="24"/>
          <w:lang w:val="el-GR"/>
        </w:rPr>
        <w:t>το ποσοστό εργασίας του κάθε μέλους:</w:t>
      </w:r>
    </w:p>
    <w:p w14:paraId="19B37D13" w14:textId="23485D8A" w:rsidR="00B41DEE" w:rsidRPr="00576134" w:rsidRDefault="00B97EBD" w:rsidP="00D06DEE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Ορίζουμε</w:t>
      </w:r>
      <w:r w:rsidR="00A26C03">
        <w:rPr>
          <w:rFonts w:ascii="Comfortaa" w:hAnsi="Comfortaa"/>
          <w:sz w:val="24"/>
          <w:szCs w:val="24"/>
          <w:lang w:val="el-GR"/>
        </w:rPr>
        <w:t xml:space="preserve"> τις 5 </w:t>
      </w:r>
      <w:r>
        <w:rPr>
          <w:rFonts w:ascii="Comfortaa" w:hAnsi="Comfortaa"/>
          <w:sz w:val="24"/>
          <w:szCs w:val="24"/>
          <w:lang w:val="el-GR"/>
        </w:rPr>
        <w:t>βασικές</w:t>
      </w:r>
      <w:r w:rsidR="00A26C03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εργασίες</w:t>
      </w:r>
      <w:r w:rsidR="00576134" w:rsidRPr="00576134">
        <w:rPr>
          <w:rFonts w:ascii="Comfortaa" w:hAnsi="Comfortaa"/>
          <w:sz w:val="24"/>
          <w:szCs w:val="24"/>
          <w:lang w:val="el-GR"/>
        </w:rPr>
        <w:t>:</w:t>
      </w:r>
    </w:p>
    <w:p w14:paraId="00EE5C83" w14:textId="066710C0" w:rsidR="00576134" w:rsidRPr="009F4686" w:rsidRDefault="00576134" w:rsidP="00D06DEE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Ε</w:t>
      </w:r>
      <w:r w:rsidRPr="009F4686">
        <w:rPr>
          <w:rFonts w:ascii="Comfortaa" w:hAnsi="Comfortaa"/>
          <w:sz w:val="24"/>
          <w:szCs w:val="24"/>
          <w:lang w:val="el-GR"/>
        </w:rPr>
        <w:t xml:space="preserve">1: </w:t>
      </w:r>
      <w:r w:rsidR="00B97EBD">
        <w:rPr>
          <w:rFonts w:ascii="Comfortaa" w:hAnsi="Comfortaa"/>
          <w:sz w:val="24"/>
          <w:szCs w:val="24"/>
          <w:lang w:val="el-GR"/>
        </w:rPr>
        <w:t>Ανάθεση</w:t>
      </w:r>
      <w:r w:rsidR="006325A7" w:rsidRPr="009F4686">
        <w:rPr>
          <w:rFonts w:ascii="Comfortaa" w:hAnsi="Comfortaa"/>
          <w:sz w:val="24"/>
          <w:szCs w:val="24"/>
          <w:lang w:val="el-GR"/>
        </w:rPr>
        <w:t xml:space="preserve"> </w:t>
      </w:r>
      <w:r w:rsidR="00B97EBD">
        <w:rPr>
          <w:rFonts w:ascii="Comfortaa" w:hAnsi="Comfortaa"/>
          <w:sz w:val="24"/>
          <w:szCs w:val="24"/>
          <w:lang w:val="el-GR"/>
        </w:rPr>
        <w:t>έργου</w:t>
      </w:r>
      <w:r w:rsidR="00EE1A5E" w:rsidRPr="009F4686">
        <w:rPr>
          <w:rFonts w:ascii="Comfortaa" w:hAnsi="Comfortaa"/>
          <w:sz w:val="24"/>
          <w:szCs w:val="24"/>
          <w:lang w:val="el-GR"/>
        </w:rPr>
        <w:t xml:space="preserve"> (10</w:t>
      </w:r>
      <w:r w:rsidR="000B6ED7" w:rsidRPr="009F4686">
        <w:rPr>
          <w:rFonts w:ascii="Comfortaa" w:hAnsi="Comfortaa"/>
          <w:sz w:val="24"/>
          <w:szCs w:val="24"/>
          <w:lang w:val="el-GR"/>
        </w:rPr>
        <w:t xml:space="preserve"> </w:t>
      </w:r>
      <w:r w:rsidR="00EF0AD3">
        <w:rPr>
          <w:rFonts w:ascii="Comfortaa" w:hAnsi="Comfortaa"/>
          <w:sz w:val="24"/>
          <w:szCs w:val="24"/>
          <w:lang w:val="el-GR"/>
        </w:rPr>
        <w:t>μέρες</w:t>
      </w:r>
      <w:r w:rsidR="000B6ED7" w:rsidRPr="009F4686">
        <w:rPr>
          <w:rFonts w:ascii="Comfortaa" w:hAnsi="Comfortaa"/>
          <w:sz w:val="24"/>
          <w:szCs w:val="24"/>
          <w:lang w:val="el-GR"/>
        </w:rPr>
        <w:t>)</w:t>
      </w:r>
    </w:p>
    <w:p w14:paraId="0EE75CE7" w14:textId="31088E86" w:rsidR="006325A7" w:rsidRPr="000B6ED7" w:rsidRDefault="006325A7" w:rsidP="00D06DEE">
      <w:p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>Ε</w:t>
      </w:r>
      <w:r w:rsidRPr="000B6ED7">
        <w:rPr>
          <w:rFonts w:ascii="Comfortaa" w:hAnsi="Comfortaa"/>
          <w:sz w:val="24"/>
          <w:szCs w:val="24"/>
        </w:rPr>
        <w:t xml:space="preserve">2: </w:t>
      </w:r>
      <w:r>
        <w:rPr>
          <w:rFonts w:ascii="Comfortaa" w:hAnsi="Comfortaa"/>
          <w:sz w:val="24"/>
          <w:szCs w:val="24"/>
        </w:rPr>
        <w:t>Planning</w:t>
      </w:r>
      <w:r w:rsidR="00EB1BE9" w:rsidRPr="000B6ED7">
        <w:rPr>
          <w:rFonts w:ascii="Comfortaa" w:hAnsi="Comfortaa"/>
          <w:sz w:val="24"/>
          <w:szCs w:val="24"/>
        </w:rPr>
        <w:t xml:space="preserve"> </w:t>
      </w:r>
      <w:r w:rsidR="00EB1BE9">
        <w:rPr>
          <w:rFonts w:ascii="Comfortaa" w:hAnsi="Comfortaa"/>
          <w:sz w:val="24"/>
          <w:szCs w:val="24"/>
        </w:rPr>
        <w:t>process</w:t>
      </w:r>
      <w:r w:rsidR="000B6ED7" w:rsidRPr="000B6ED7">
        <w:rPr>
          <w:rFonts w:ascii="Comfortaa" w:hAnsi="Comfortaa"/>
          <w:sz w:val="24"/>
          <w:szCs w:val="24"/>
        </w:rPr>
        <w:t xml:space="preserve"> (22 </w:t>
      </w:r>
      <w:r w:rsidR="00EF0AD3">
        <w:rPr>
          <w:rFonts w:ascii="Comfortaa" w:hAnsi="Comfortaa"/>
          <w:sz w:val="24"/>
          <w:szCs w:val="24"/>
          <w:lang w:val="el-GR"/>
        </w:rPr>
        <w:t>μέρες</w:t>
      </w:r>
      <w:r w:rsidR="000B6ED7" w:rsidRPr="000B6ED7">
        <w:rPr>
          <w:rFonts w:ascii="Comfortaa" w:hAnsi="Comfortaa"/>
          <w:sz w:val="24"/>
          <w:szCs w:val="24"/>
        </w:rPr>
        <w:t>)</w:t>
      </w:r>
    </w:p>
    <w:p w14:paraId="01AAA691" w14:textId="1C351146" w:rsidR="006325A7" w:rsidRPr="00B27E2C" w:rsidRDefault="006325A7" w:rsidP="00D06DEE">
      <w:p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>Ε</w:t>
      </w:r>
      <w:r w:rsidRPr="00EB1BE9">
        <w:rPr>
          <w:rFonts w:ascii="Comfortaa" w:hAnsi="Comfortaa"/>
          <w:sz w:val="24"/>
          <w:szCs w:val="24"/>
        </w:rPr>
        <w:t>3</w:t>
      </w:r>
      <w:r>
        <w:rPr>
          <w:rFonts w:ascii="Comfortaa" w:hAnsi="Comfortaa"/>
          <w:sz w:val="24"/>
          <w:szCs w:val="24"/>
        </w:rPr>
        <w:t>: Design</w:t>
      </w:r>
      <w:r w:rsidR="000B6ED7" w:rsidRPr="000B6ED7">
        <w:rPr>
          <w:rFonts w:ascii="Comfortaa" w:hAnsi="Comfortaa"/>
          <w:sz w:val="24"/>
          <w:szCs w:val="24"/>
        </w:rPr>
        <w:t xml:space="preserve"> (</w:t>
      </w:r>
      <w:r w:rsidR="002767F8" w:rsidRPr="00B27E2C">
        <w:rPr>
          <w:rFonts w:ascii="Comfortaa" w:hAnsi="Comfortaa"/>
          <w:sz w:val="24"/>
          <w:szCs w:val="24"/>
        </w:rPr>
        <w:t>1</w:t>
      </w:r>
      <w:r w:rsidR="00B27E2C" w:rsidRPr="00B27E2C">
        <w:rPr>
          <w:rFonts w:ascii="Comfortaa" w:hAnsi="Comfortaa"/>
          <w:sz w:val="24"/>
          <w:szCs w:val="24"/>
        </w:rPr>
        <w:t>4</w:t>
      </w:r>
      <w:r w:rsidR="002767F8" w:rsidRPr="00B27E2C">
        <w:rPr>
          <w:rFonts w:ascii="Comfortaa" w:hAnsi="Comfortaa"/>
          <w:sz w:val="24"/>
          <w:szCs w:val="24"/>
        </w:rPr>
        <w:t xml:space="preserve"> </w:t>
      </w:r>
      <w:r w:rsidR="00EF0AD3">
        <w:rPr>
          <w:rFonts w:ascii="Comfortaa" w:hAnsi="Comfortaa"/>
          <w:sz w:val="24"/>
          <w:szCs w:val="24"/>
          <w:lang w:val="el-GR"/>
        </w:rPr>
        <w:t>μέρες</w:t>
      </w:r>
      <w:r w:rsidR="002767F8" w:rsidRPr="00B27E2C">
        <w:rPr>
          <w:rFonts w:ascii="Comfortaa" w:hAnsi="Comfortaa"/>
          <w:sz w:val="24"/>
          <w:szCs w:val="24"/>
        </w:rPr>
        <w:t>)</w:t>
      </w:r>
    </w:p>
    <w:p w14:paraId="74B97F70" w14:textId="6A294E74" w:rsidR="006325A7" w:rsidRPr="00AD705A" w:rsidRDefault="006325A7" w:rsidP="00D06DEE">
      <w:pPr>
        <w:rPr>
          <w:rFonts w:ascii="Comfortaa" w:hAnsi="Comfortaa"/>
          <w:color w:val="1A1A1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>Ε</w:t>
      </w:r>
      <w:r w:rsidRPr="00EB1BE9">
        <w:rPr>
          <w:rFonts w:ascii="Comfortaa" w:hAnsi="Comfortaa"/>
          <w:sz w:val="24"/>
          <w:szCs w:val="24"/>
        </w:rPr>
        <w:t>4</w:t>
      </w:r>
      <w:r>
        <w:rPr>
          <w:rFonts w:ascii="Comfortaa" w:hAnsi="Comfortaa"/>
          <w:sz w:val="24"/>
          <w:szCs w:val="24"/>
        </w:rPr>
        <w:t xml:space="preserve">: </w:t>
      </w:r>
      <w:r w:rsidR="00EB1BE9" w:rsidRPr="00EB1BE9">
        <w:rPr>
          <w:rFonts w:ascii="Comfortaa" w:hAnsi="Comfortaa"/>
          <w:color w:val="1A1A1A"/>
          <w:sz w:val="24"/>
          <w:szCs w:val="24"/>
        </w:rPr>
        <w:t>Implementation</w:t>
      </w:r>
      <w:r w:rsidR="00B27E2C" w:rsidRPr="00B27E2C">
        <w:rPr>
          <w:rFonts w:ascii="Comfortaa" w:hAnsi="Comfortaa"/>
          <w:color w:val="1A1A1A"/>
          <w:sz w:val="24"/>
          <w:szCs w:val="24"/>
        </w:rPr>
        <w:t xml:space="preserve"> (</w:t>
      </w:r>
      <w:r w:rsidR="007A4F98" w:rsidRPr="00AD705A">
        <w:rPr>
          <w:rFonts w:ascii="Comfortaa" w:hAnsi="Comfortaa"/>
          <w:color w:val="1A1A1A"/>
          <w:sz w:val="24"/>
          <w:szCs w:val="24"/>
        </w:rPr>
        <w:t xml:space="preserve">28 </w:t>
      </w:r>
      <w:r w:rsidR="00EF0AD3">
        <w:rPr>
          <w:rFonts w:ascii="Comfortaa" w:hAnsi="Comfortaa"/>
          <w:color w:val="1A1A1A"/>
          <w:sz w:val="24"/>
          <w:szCs w:val="24"/>
          <w:lang w:val="el-GR"/>
        </w:rPr>
        <w:t>μέρες</w:t>
      </w:r>
      <w:r w:rsidR="007A4F98" w:rsidRPr="00AD705A">
        <w:rPr>
          <w:rFonts w:ascii="Comfortaa" w:hAnsi="Comfortaa"/>
          <w:color w:val="1A1A1A"/>
          <w:sz w:val="24"/>
          <w:szCs w:val="24"/>
        </w:rPr>
        <w:t>)</w:t>
      </w:r>
    </w:p>
    <w:p w14:paraId="7910FDD7" w14:textId="3DC787D4" w:rsidR="00EB1BE9" w:rsidRPr="00CD4087" w:rsidRDefault="00EB1BE9" w:rsidP="00D06DEE">
      <w:pPr>
        <w:rPr>
          <w:rFonts w:ascii="Comfortaa" w:hAnsi="Comfortaa"/>
          <w:color w:val="1A1A1A"/>
          <w:sz w:val="24"/>
          <w:szCs w:val="24"/>
        </w:rPr>
      </w:pPr>
      <w:r>
        <w:rPr>
          <w:rFonts w:ascii="Comfortaa" w:hAnsi="Comfortaa"/>
          <w:color w:val="1A1A1A"/>
          <w:sz w:val="24"/>
          <w:szCs w:val="24"/>
          <w:lang w:val="el-GR"/>
        </w:rPr>
        <w:t>Ε</w:t>
      </w:r>
      <w:r w:rsidRPr="00B27E2C">
        <w:rPr>
          <w:rFonts w:ascii="Comfortaa" w:hAnsi="Comfortaa"/>
          <w:color w:val="1A1A1A"/>
          <w:sz w:val="24"/>
          <w:szCs w:val="24"/>
        </w:rPr>
        <w:t>5</w:t>
      </w:r>
      <w:r>
        <w:rPr>
          <w:rFonts w:ascii="Comfortaa" w:hAnsi="Comfortaa"/>
          <w:color w:val="1A1A1A"/>
          <w:sz w:val="24"/>
          <w:szCs w:val="24"/>
        </w:rPr>
        <w:t xml:space="preserve">: </w:t>
      </w:r>
      <w:r w:rsidR="00B97EBD">
        <w:rPr>
          <w:rFonts w:ascii="Comfortaa" w:hAnsi="Comfortaa"/>
          <w:color w:val="1A1A1A"/>
          <w:sz w:val="24"/>
          <w:szCs w:val="24"/>
        </w:rPr>
        <w:t>Testing and launching</w:t>
      </w:r>
      <w:r w:rsidR="00AD705A" w:rsidRPr="00AD705A">
        <w:rPr>
          <w:rFonts w:ascii="Comfortaa" w:hAnsi="Comfortaa"/>
          <w:color w:val="1A1A1A"/>
          <w:sz w:val="24"/>
          <w:szCs w:val="24"/>
        </w:rPr>
        <w:t xml:space="preserve"> (15 </w:t>
      </w:r>
      <w:r w:rsidR="00EF0AD3">
        <w:rPr>
          <w:rFonts w:ascii="Comfortaa" w:hAnsi="Comfortaa"/>
          <w:color w:val="1A1A1A"/>
          <w:sz w:val="24"/>
          <w:szCs w:val="24"/>
          <w:lang w:val="el-GR"/>
        </w:rPr>
        <w:t>μέρες</w:t>
      </w:r>
      <w:r w:rsidR="00AD705A" w:rsidRPr="00AD705A">
        <w:rPr>
          <w:rFonts w:ascii="Comfortaa" w:hAnsi="Comfortaa"/>
          <w:color w:val="1A1A1A"/>
          <w:sz w:val="24"/>
          <w:szCs w:val="24"/>
        </w:rPr>
        <w:t>)</w:t>
      </w:r>
      <w:r w:rsidR="00CD4087" w:rsidRPr="00CD4087">
        <w:rPr>
          <w:rFonts w:ascii="Comfortaa" w:hAnsi="Comfortaa"/>
          <w:color w:val="1A1A1A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F136C" w14:paraId="1907C385" w14:textId="77777777" w:rsidTr="00BC2237">
        <w:tc>
          <w:tcPr>
            <w:tcW w:w="2254" w:type="dxa"/>
            <w:shd w:val="clear" w:color="auto" w:fill="FFFFFF" w:themeFill="background1"/>
          </w:tcPr>
          <w:p w14:paraId="04EE0BA5" w14:textId="77777777" w:rsidR="00FF136C" w:rsidRPr="00BC2237" w:rsidRDefault="00FF136C" w:rsidP="00D06DEE">
            <w:pPr>
              <w:rPr>
                <w:rFonts w:ascii="Comfortaa" w:hAnsi="Comfortaa"/>
                <w:sz w:val="24"/>
                <w:szCs w:val="24"/>
              </w:rPr>
            </w:pPr>
          </w:p>
        </w:tc>
        <w:tc>
          <w:tcPr>
            <w:tcW w:w="2254" w:type="dxa"/>
            <w:shd w:val="clear" w:color="auto" w:fill="FFFFFF" w:themeFill="background1"/>
          </w:tcPr>
          <w:p w14:paraId="3B416D18" w14:textId="1B55AF3B" w:rsidR="00FF136C" w:rsidRPr="00BC2237" w:rsidRDefault="00FF136C" w:rsidP="00FF136C">
            <w:pPr>
              <w:jc w:val="center"/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Μήνας 1</w:t>
            </w:r>
          </w:p>
        </w:tc>
        <w:tc>
          <w:tcPr>
            <w:tcW w:w="2254" w:type="dxa"/>
            <w:shd w:val="clear" w:color="auto" w:fill="FFFFFF" w:themeFill="background1"/>
          </w:tcPr>
          <w:p w14:paraId="5802F561" w14:textId="6D294EA0" w:rsidR="00FF136C" w:rsidRPr="00BC2237" w:rsidRDefault="00FF136C" w:rsidP="00FF136C">
            <w:pPr>
              <w:jc w:val="center"/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Μήνας 2</w:t>
            </w:r>
          </w:p>
        </w:tc>
        <w:tc>
          <w:tcPr>
            <w:tcW w:w="2254" w:type="dxa"/>
            <w:shd w:val="clear" w:color="auto" w:fill="FFFFFF" w:themeFill="background1"/>
          </w:tcPr>
          <w:p w14:paraId="048C64E8" w14:textId="59104AA0" w:rsidR="00FF136C" w:rsidRPr="00BC2237" w:rsidRDefault="00FF136C" w:rsidP="00FF136C">
            <w:pPr>
              <w:jc w:val="center"/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Μήνας 3</w:t>
            </w:r>
          </w:p>
        </w:tc>
      </w:tr>
      <w:tr w:rsidR="00FB6374" w14:paraId="722FA72E" w14:textId="77777777" w:rsidTr="00BC2237">
        <w:tc>
          <w:tcPr>
            <w:tcW w:w="2254" w:type="dxa"/>
            <w:shd w:val="clear" w:color="auto" w:fill="FFFFFF" w:themeFill="background1"/>
          </w:tcPr>
          <w:p w14:paraId="1473DFBB" w14:textId="695490B6" w:rsidR="00FB6374" w:rsidRPr="00BC2237" w:rsidRDefault="00FB6374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Νικόλας Ποταμιάνος</w:t>
            </w:r>
          </w:p>
        </w:tc>
        <w:tc>
          <w:tcPr>
            <w:tcW w:w="2254" w:type="dxa"/>
            <w:shd w:val="clear" w:color="auto" w:fill="FFFFFF" w:themeFill="background1"/>
          </w:tcPr>
          <w:p w14:paraId="6D465629" w14:textId="77777777" w:rsidR="00FB6374" w:rsidRPr="00BC2237" w:rsidRDefault="00A120D3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Ε1-</w:t>
            </w:r>
            <w:r w:rsidR="00D1025A" w:rsidRPr="00BC2237">
              <w:rPr>
                <w:rFonts w:ascii="Comfortaa" w:hAnsi="Comfortaa"/>
                <w:sz w:val="28"/>
                <w:szCs w:val="28"/>
                <w:lang w:val="el-GR"/>
              </w:rPr>
              <w:t>25%</w:t>
            </w:r>
          </w:p>
          <w:p w14:paraId="3C5AB883" w14:textId="1662DBC3" w:rsidR="00D1025A" w:rsidRPr="00BC2237" w:rsidRDefault="00D1025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</w:t>
            </w:r>
            <w:r w:rsidR="00511B16" w:rsidRPr="00BC2237">
              <w:rPr>
                <w:rFonts w:ascii="Comfortaa" w:hAnsi="Comfortaa"/>
                <w:sz w:val="28"/>
                <w:szCs w:val="28"/>
                <w:lang w:val="el-GR"/>
              </w:rPr>
              <w:t>2-</w:t>
            </w:r>
            <w:r w:rsidR="00097EEB" w:rsidRPr="00BC2237">
              <w:rPr>
                <w:rFonts w:ascii="Comfortaa" w:hAnsi="Comfortaa"/>
                <w:sz w:val="28"/>
                <w:szCs w:val="28"/>
                <w:lang w:val="el-GR"/>
              </w:rPr>
              <w:t>10</w:t>
            </w:r>
            <w:r w:rsidR="00AD309A"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  <w:tc>
          <w:tcPr>
            <w:tcW w:w="2254" w:type="dxa"/>
            <w:shd w:val="clear" w:color="auto" w:fill="FFFFFF" w:themeFill="background1"/>
          </w:tcPr>
          <w:p w14:paraId="2A1585CC" w14:textId="77777777" w:rsidR="00FB6374" w:rsidRPr="00BC2237" w:rsidRDefault="00097EEB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Ε2-10%</w:t>
            </w:r>
          </w:p>
          <w:p w14:paraId="7F65608A" w14:textId="1BC33AE5" w:rsidR="00917D0B" w:rsidRPr="00BC2237" w:rsidRDefault="00917D0B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Ε3-</w:t>
            </w:r>
            <w:r w:rsidR="00017BDE" w:rsidRPr="00BC2237">
              <w:rPr>
                <w:rFonts w:ascii="Comfortaa" w:hAnsi="Comfortaa"/>
                <w:sz w:val="28"/>
                <w:szCs w:val="28"/>
                <w:lang w:val="el-GR"/>
              </w:rPr>
              <w:t>40%</w:t>
            </w:r>
          </w:p>
        </w:tc>
        <w:tc>
          <w:tcPr>
            <w:tcW w:w="2254" w:type="dxa"/>
            <w:shd w:val="clear" w:color="auto" w:fill="FFFFFF" w:themeFill="background1"/>
          </w:tcPr>
          <w:p w14:paraId="64B4DFEE" w14:textId="77777777" w:rsidR="00FB6374" w:rsidRPr="00BC2237" w:rsidRDefault="00C9785B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Ε4-</w:t>
            </w:r>
            <w:r w:rsidR="00D354FF" w:rsidRPr="00BC2237">
              <w:rPr>
                <w:rFonts w:ascii="Comfortaa" w:hAnsi="Comfortaa"/>
                <w:sz w:val="28"/>
                <w:szCs w:val="28"/>
                <w:lang w:val="el-GR"/>
              </w:rPr>
              <w:t>30%</w:t>
            </w:r>
          </w:p>
          <w:p w14:paraId="6F357E00" w14:textId="502AF040" w:rsidR="0069793A" w:rsidRPr="00BC2237" w:rsidRDefault="0069793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Ε5-</w:t>
            </w:r>
            <w:r w:rsidR="004851B7" w:rsidRPr="00BC2237">
              <w:rPr>
                <w:rFonts w:ascii="Comfortaa" w:hAnsi="Comfortaa"/>
                <w:sz w:val="28"/>
                <w:szCs w:val="28"/>
                <w:lang w:val="el-GR"/>
              </w:rPr>
              <w:t>2</w:t>
            </w:r>
            <w:r w:rsidR="00672B46" w:rsidRPr="00BC2237">
              <w:rPr>
                <w:rFonts w:ascii="Comfortaa" w:hAnsi="Comfortaa"/>
                <w:sz w:val="28"/>
                <w:szCs w:val="28"/>
                <w:lang w:val="el-GR"/>
              </w:rPr>
              <w:t>5</w:t>
            </w:r>
            <w:r w:rsidR="004851B7"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</w:tr>
      <w:tr w:rsidR="00FB6374" w14:paraId="09099774" w14:textId="77777777" w:rsidTr="00BC2237">
        <w:tc>
          <w:tcPr>
            <w:tcW w:w="2254" w:type="dxa"/>
            <w:shd w:val="clear" w:color="auto" w:fill="FFFFFF" w:themeFill="background1"/>
          </w:tcPr>
          <w:p w14:paraId="292D802E" w14:textId="79B580D7" w:rsidR="00FB6374" w:rsidRPr="00BC2237" w:rsidRDefault="00FB6374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Ανδρέας Κατσαρός</w:t>
            </w:r>
          </w:p>
        </w:tc>
        <w:tc>
          <w:tcPr>
            <w:tcW w:w="2254" w:type="dxa"/>
            <w:shd w:val="clear" w:color="auto" w:fill="FFFFFF" w:themeFill="background1"/>
          </w:tcPr>
          <w:p w14:paraId="23D92C0E" w14:textId="77777777" w:rsidR="00FB6374" w:rsidRPr="00BC2237" w:rsidRDefault="00D1025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Ε1-25%</w:t>
            </w:r>
          </w:p>
          <w:p w14:paraId="519B30EA" w14:textId="5D056DBB" w:rsidR="00511B16" w:rsidRPr="00BC2237" w:rsidRDefault="00511B16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3</w:t>
            </w:r>
            <w:r w:rsidR="003E3AE8" w:rsidRPr="00BC2237">
              <w:rPr>
                <w:rFonts w:ascii="Comfortaa" w:hAnsi="Comfortaa"/>
                <w:sz w:val="28"/>
                <w:szCs w:val="28"/>
                <w:lang w:val="el-GR"/>
              </w:rPr>
              <w:t>5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  <w:tc>
          <w:tcPr>
            <w:tcW w:w="2254" w:type="dxa"/>
            <w:shd w:val="clear" w:color="auto" w:fill="FFFFFF" w:themeFill="background1"/>
          </w:tcPr>
          <w:p w14:paraId="2D5D0838" w14:textId="77777777" w:rsidR="00FB6374" w:rsidRPr="00BC2237" w:rsidRDefault="00097EEB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Ε2-35%</w:t>
            </w:r>
          </w:p>
          <w:p w14:paraId="49B0506E" w14:textId="613080E7" w:rsidR="00017BDE" w:rsidRPr="00BC2237" w:rsidRDefault="00017BDE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Ε3-20%</w:t>
            </w:r>
          </w:p>
        </w:tc>
        <w:tc>
          <w:tcPr>
            <w:tcW w:w="2254" w:type="dxa"/>
            <w:shd w:val="clear" w:color="auto" w:fill="FFFFFF" w:themeFill="background1"/>
          </w:tcPr>
          <w:p w14:paraId="514B8041" w14:textId="77777777" w:rsidR="00FB6374" w:rsidRPr="00BC2237" w:rsidRDefault="00D354FF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Ε4-15%</w:t>
            </w:r>
          </w:p>
          <w:p w14:paraId="0C0A7A7C" w14:textId="43E00936" w:rsidR="004851B7" w:rsidRPr="00BC2237" w:rsidRDefault="004851B7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Ε5-</w:t>
            </w:r>
            <w:r w:rsidR="00FE5BEF" w:rsidRPr="00BC2237">
              <w:rPr>
                <w:rFonts w:ascii="Comfortaa" w:hAnsi="Comfortaa"/>
                <w:sz w:val="28"/>
                <w:szCs w:val="28"/>
                <w:lang w:val="el-GR"/>
              </w:rPr>
              <w:t>20</w:t>
            </w: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</w:tr>
      <w:tr w:rsidR="00FB6374" w14:paraId="3D6DB3E5" w14:textId="77777777" w:rsidTr="00BC2237">
        <w:tc>
          <w:tcPr>
            <w:tcW w:w="2254" w:type="dxa"/>
            <w:shd w:val="clear" w:color="auto" w:fill="FFFFFF" w:themeFill="background1"/>
          </w:tcPr>
          <w:p w14:paraId="5003FDA7" w14:textId="44F06A05" w:rsidR="00FB6374" w:rsidRPr="00BC2237" w:rsidRDefault="00FB6374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Κωνσταντίνος Μαρκάκης</w:t>
            </w:r>
          </w:p>
        </w:tc>
        <w:tc>
          <w:tcPr>
            <w:tcW w:w="2254" w:type="dxa"/>
            <w:shd w:val="clear" w:color="auto" w:fill="FFFFFF" w:themeFill="background1"/>
          </w:tcPr>
          <w:p w14:paraId="4481ACC1" w14:textId="77777777" w:rsidR="00FB6374" w:rsidRPr="00BC2237" w:rsidRDefault="00D1025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Ε1-25%</w:t>
            </w:r>
          </w:p>
          <w:p w14:paraId="4426D891" w14:textId="638893A0" w:rsidR="00511B16" w:rsidRPr="00BC2237" w:rsidRDefault="00511B16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20%</w:t>
            </w:r>
          </w:p>
        </w:tc>
        <w:tc>
          <w:tcPr>
            <w:tcW w:w="2254" w:type="dxa"/>
            <w:shd w:val="clear" w:color="auto" w:fill="FFFFFF" w:themeFill="background1"/>
          </w:tcPr>
          <w:p w14:paraId="254D57A6" w14:textId="77777777" w:rsidR="00FB6374" w:rsidRPr="00BC2237" w:rsidRDefault="005F1E32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Ε2-25%</w:t>
            </w:r>
          </w:p>
          <w:p w14:paraId="214F17E8" w14:textId="557E7736" w:rsidR="00017BDE" w:rsidRPr="00BC2237" w:rsidRDefault="00017BDE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Ε3-</w:t>
            </w:r>
            <w:r w:rsidR="00156D71" w:rsidRPr="00BC2237">
              <w:rPr>
                <w:rFonts w:ascii="Comfortaa" w:hAnsi="Comfortaa"/>
                <w:sz w:val="28"/>
                <w:szCs w:val="28"/>
                <w:lang w:val="el-GR"/>
              </w:rPr>
              <w:t>30%</w:t>
            </w:r>
          </w:p>
        </w:tc>
        <w:tc>
          <w:tcPr>
            <w:tcW w:w="2254" w:type="dxa"/>
            <w:shd w:val="clear" w:color="auto" w:fill="FFFFFF" w:themeFill="background1"/>
          </w:tcPr>
          <w:p w14:paraId="099AA864" w14:textId="77777777" w:rsidR="00FB6374" w:rsidRPr="00BC2237" w:rsidRDefault="00D354FF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Ε4-40%</w:t>
            </w:r>
          </w:p>
          <w:p w14:paraId="7254E1F7" w14:textId="4553020D" w:rsidR="004851B7" w:rsidRPr="00BC2237" w:rsidRDefault="004851B7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Ε5-</w:t>
            </w:r>
            <w:r w:rsidR="009776A1" w:rsidRPr="00BC2237">
              <w:rPr>
                <w:rFonts w:ascii="Comfortaa" w:hAnsi="Comfortaa"/>
                <w:sz w:val="28"/>
                <w:szCs w:val="28"/>
                <w:lang w:val="el-GR"/>
              </w:rPr>
              <w:t>3</w:t>
            </w:r>
            <w:r w:rsidR="002121CE" w:rsidRPr="00BC2237">
              <w:rPr>
                <w:rFonts w:ascii="Comfortaa" w:hAnsi="Comfortaa"/>
                <w:sz w:val="28"/>
                <w:szCs w:val="28"/>
                <w:lang w:val="el-GR"/>
              </w:rPr>
              <w:t>5</w:t>
            </w: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</w:tr>
      <w:tr w:rsidR="00FB6374" w14:paraId="783873E9" w14:textId="77777777" w:rsidTr="00BC2237">
        <w:tc>
          <w:tcPr>
            <w:tcW w:w="2254" w:type="dxa"/>
            <w:shd w:val="clear" w:color="auto" w:fill="FFFFFF" w:themeFill="background1"/>
          </w:tcPr>
          <w:p w14:paraId="349B3913" w14:textId="1958FDF3" w:rsidR="00FB6374" w:rsidRPr="00BC2237" w:rsidRDefault="00FB6374" w:rsidP="00D06DEE">
            <w:pPr>
              <w:rPr>
                <w:rFonts w:ascii="Comfortaa" w:hAnsi="Comfortaa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Γρηγόρης Τζωρτζάκης</w:t>
            </w:r>
          </w:p>
        </w:tc>
        <w:tc>
          <w:tcPr>
            <w:tcW w:w="2254" w:type="dxa"/>
            <w:shd w:val="clear" w:color="auto" w:fill="FFFFFF" w:themeFill="background1"/>
          </w:tcPr>
          <w:p w14:paraId="0B1BF22E" w14:textId="77777777" w:rsidR="00FB6374" w:rsidRPr="00BC2237" w:rsidRDefault="00D1025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Ε1-25%</w:t>
            </w:r>
          </w:p>
          <w:p w14:paraId="41E9626C" w14:textId="684090F2" w:rsidR="00511B16" w:rsidRPr="00BC2237" w:rsidRDefault="00511B16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3</w:t>
            </w:r>
            <w:r w:rsidR="003E3AE8" w:rsidRPr="00BC2237">
              <w:rPr>
                <w:rFonts w:ascii="Comfortaa" w:hAnsi="Comfortaa"/>
                <w:sz w:val="28"/>
                <w:szCs w:val="28"/>
                <w:lang w:val="el-GR"/>
              </w:rPr>
              <w:t>5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  <w:tc>
          <w:tcPr>
            <w:tcW w:w="2254" w:type="dxa"/>
            <w:shd w:val="clear" w:color="auto" w:fill="FFFFFF" w:themeFill="background1"/>
          </w:tcPr>
          <w:p w14:paraId="449B072E" w14:textId="77777777" w:rsidR="00FB6374" w:rsidRPr="00BC2237" w:rsidRDefault="00765A14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Ε2-30%</w:t>
            </w:r>
          </w:p>
          <w:p w14:paraId="31719EE1" w14:textId="68112EA4" w:rsidR="00CF34B3" w:rsidRPr="00BC2237" w:rsidRDefault="00CF34B3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Ε3-10%</w:t>
            </w:r>
          </w:p>
        </w:tc>
        <w:tc>
          <w:tcPr>
            <w:tcW w:w="2254" w:type="dxa"/>
            <w:shd w:val="clear" w:color="auto" w:fill="FFFFFF" w:themeFill="background1"/>
          </w:tcPr>
          <w:p w14:paraId="1DD0B50B" w14:textId="0FE363A9" w:rsidR="009776A1" w:rsidRPr="00BC2237" w:rsidRDefault="00D354FF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Ε4-15%</w:t>
            </w:r>
          </w:p>
          <w:p w14:paraId="6EE8E8D0" w14:textId="0E6375B0" w:rsidR="009776A1" w:rsidRPr="00BC2237" w:rsidRDefault="009776A1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Ε5-</w:t>
            </w:r>
            <w:r w:rsidR="00FE5BEF" w:rsidRPr="00BC2237">
              <w:rPr>
                <w:rFonts w:ascii="Comfortaa" w:hAnsi="Comfortaa"/>
                <w:sz w:val="28"/>
                <w:szCs w:val="28"/>
                <w:lang w:val="el-GR"/>
              </w:rPr>
              <w:t>20</w:t>
            </w: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</w:tr>
    </w:tbl>
    <w:p w14:paraId="644CE602" w14:textId="77777777" w:rsidR="007F5271" w:rsidRPr="00EB1BE9" w:rsidRDefault="007F5271" w:rsidP="00D06DEE">
      <w:pPr>
        <w:rPr>
          <w:rFonts w:ascii="Comfortaa" w:hAnsi="Comfortaa"/>
          <w:sz w:val="28"/>
          <w:szCs w:val="28"/>
        </w:rPr>
      </w:pPr>
    </w:p>
    <w:p w14:paraId="6B8C4394" w14:textId="77777777" w:rsidR="003C6E66" w:rsidRPr="00A263D1" w:rsidRDefault="003C6E66" w:rsidP="003C6E66">
      <w:pPr>
        <w:pStyle w:val="Heading1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</w:p>
    <w:p w14:paraId="191ECAAB" w14:textId="77777777" w:rsidR="003C6E66" w:rsidRPr="003C6E66" w:rsidRDefault="003C6E66" w:rsidP="003C6E66"/>
    <w:p w14:paraId="0E83F812" w14:textId="20AE0978" w:rsidR="00BB2C09" w:rsidRDefault="00BB2C09" w:rsidP="00BB2C09">
      <w:pPr>
        <w:pStyle w:val="Heading1"/>
        <w:jc w:val="center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bookmarkStart w:id="10" w:name="_Toc163415759"/>
      <w:bookmarkStart w:id="11" w:name="_Toc163417378"/>
      <w:r w:rsidRPr="000B3EF4">
        <w:rPr>
          <w:rFonts w:ascii="Comfortaa" w:hAnsi="Comfortaa"/>
          <w:b/>
          <w:bCs/>
          <w:color w:val="FF0000"/>
          <w:sz w:val="32"/>
          <w:szCs w:val="32"/>
          <w:lang w:val="el-GR"/>
        </w:rPr>
        <w:t>Εκτίμηση Κόστους Έργου</w:t>
      </w:r>
      <w:bookmarkEnd w:id="10"/>
      <w:bookmarkEnd w:id="11"/>
    </w:p>
    <w:p w14:paraId="5BB1A6C4" w14:textId="3E075CA9" w:rsidR="001D1026" w:rsidRDefault="00E8062F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Εφόσον αναφερόμαστε σε ένα πρότζεκτ με έξοδα, σε όσο το δυνατόν πιο κοντά σε ρεαλιστικές συνθήκες, δεν μπορεί να λείψει από την εξίσωση και το </w:t>
      </w:r>
      <w:r w:rsidR="00A12FCA">
        <w:rPr>
          <w:rFonts w:ascii="Comfortaa" w:hAnsi="Comfortaa" w:cs="Poppins"/>
          <w:sz w:val="24"/>
          <w:szCs w:val="24"/>
          <w:lang w:val="el-GR"/>
        </w:rPr>
        <w:t>κόστος</w:t>
      </w:r>
      <w:r>
        <w:rPr>
          <w:rFonts w:ascii="Comfortaa" w:hAnsi="Comfortaa" w:cs="Poppins"/>
          <w:sz w:val="24"/>
          <w:szCs w:val="24"/>
          <w:lang w:val="el-GR"/>
        </w:rPr>
        <w:t xml:space="preserve"> της </w:t>
      </w:r>
      <w:r w:rsidR="00A12FCA">
        <w:rPr>
          <w:rFonts w:ascii="Comfortaa" w:hAnsi="Comfortaa" w:cs="Poppins"/>
          <w:sz w:val="24"/>
          <w:szCs w:val="24"/>
          <w:lang w:val="el-GR"/>
        </w:rPr>
        <w:t xml:space="preserve">υλοποίησης </w:t>
      </w:r>
      <w:r>
        <w:rPr>
          <w:rFonts w:ascii="Comfortaa" w:hAnsi="Comfortaa" w:cs="Poppins"/>
          <w:sz w:val="24"/>
          <w:szCs w:val="24"/>
          <w:lang w:val="el-GR"/>
        </w:rPr>
        <w:t>.</w:t>
      </w:r>
      <w:r w:rsidR="00602F67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Αρχικά</w:t>
      </w:r>
      <w:r w:rsidR="00602F67">
        <w:rPr>
          <w:rFonts w:ascii="Comfortaa" w:hAnsi="Comfortaa" w:cs="Poppins"/>
          <w:sz w:val="24"/>
          <w:szCs w:val="24"/>
          <w:lang w:val="el-GR"/>
        </w:rPr>
        <w:t xml:space="preserve"> , </w:t>
      </w:r>
      <w:r w:rsidR="00A12FCA">
        <w:rPr>
          <w:rFonts w:ascii="Comfortaa" w:hAnsi="Comfortaa" w:cs="Poppins"/>
          <w:sz w:val="24"/>
          <w:szCs w:val="24"/>
          <w:lang w:val="el-GR"/>
        </w:rPr>
        <w:t>πρέπει</w:t>
      </w:r>
      <w:r w:rsidR="00602F67">
        <w:rPr>
          <w:rFonts w:ascii="Comfortaa" w:hAnsi="Comfortaa" w:cs="Poppins"/>
          <w:sz w:val="24"/>
          <w:szCs w:val="24"/>
          <w:lang w:val="el-GR"/>
        </w:rPr>
        <w:t xml:space="preserve"> να </w:t>
      </w:r>
      <w:r w:rsidR="00A12FCA">
        <w:rPr>
          <w:rFonts w:ascii="Comfortaa" w:hAnsi="Comfortaa" w:cs="Poppins"/>
          <w:sz w:val="24"/>
          <w:szCs w:val="24"/>
          <w:lang w:val="el-GR"/>
        </w:rPr>
        <w:t>λάβουμε</w:t>
      </w:r>
      <w:r w:rsidR="00602F67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υπόψιν</w:t>
      </w:r>
      <w:r w:rsidR="001D1026">
        <w:rPr>
          <w:rFonts w:ascii="Comfortaa" w:hAnsi="Comfortaa" w:cs="Poppins"/>
          <w:sz w:val="24"/>
          <w:szCs w:val="24"/>
          <w:lang w:val="el-GR"/>
        </w:rPr>
        <w:t xml:space="preserve"> ότι </w:t>
      </w:r>
      <w:r w:rsidR="00A12FCA">
        <w:rPr>
          <w:rFonts w:ascii="Comfortaa" w:hAnsi="Comfortaa" w:cs="Poppins"/>
          <w:sz w:val="24"/>
          <w:szCs w:val="24"/>
          <w:lang w:val="el-GR"/>
        </w:rPr>
        <w:t>έχουμε</w:t>
      </w:r>
      <w:r w:rsidR="001D1026">
        <w:rPr>
          <w:rFonts w:ascii="Comfortaa" w:hAnsi="Comfortaa" w:cs="Poppins"/>
          <w:sz w:val="24"/>
          <w:szCs w:val="24"/>
          <w:lang w:val="el-GR"/>
        </w:rPr>
        <w:t xml:space="preserve"> 2 </w:t>
      </w:r>
      <w:r w:rsidR="00A12FCA">
        <w:rPr>
          <w:rFonts w:ascii="Comfortaa" w:hAnsi="Comfortaa" w:cs="Poppins"/>
          <w:sz w:val="24"/>
          <w:szCs w:val="24"/>
          <w:lang w:val="el-GR"/>
        </w:rPr>
        <w:t>διαφορετικά</w:t>
      </w:r>
      <w:r w:rsidR="001D1026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είδη</w:t>
      </w:r>
      <w:r w:rsidR="001D1026" w:rsidRPr="00B56CBD">
        <w:rPr>
          <w:rFonts w:ascii="Comfortaa" w:hAnsi="Comfortaa" w:cs="Poppins"/>
          <w:sz w:val="24"/>
          <w:szCs w:val="24"/>
          <w:lang w:val="el-GR"/>
        </w:rPr>
        <w:t xml:space="preserve">: </w:t>
      </w:r>
      <w:r w:rsidR="00A12FCA">
        <w:rPr>
          <w:rFonts w:ascii="Comfortaa" w:hAnsi="Comfortaa" w:cs="Poppins"/>
          <w:sz w:val="24"/>
          <w:szCs w:val="24"/>
          <w:lang w:val="el-GR"/>
        </w:rPr>
        <w:t>Μισθοδοσία</w:t>
      </w:r>
      <w:r w:rsidR="00B56CBD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προσωπικού</w:t>
      </w:r>
      <w:r w:rsidR="00B56CBD">
        <w:rPr>
          <w:rFonts w:ascii="Comfortaa" w:hAnsi="Comfortaa" w:cs="Poppins"/>
          <w:sz w:val="24"/>
          <w:szCs w:val="24"/>
          <w:lang w:val="el-GR"/>
        </w:rPr>
        <w:t xml:space="preserve"> και </w:t>
      </w:r>
      <w:r w:rsidR="00A12FCA">
        <w:rPr>
          <w:rFonts w:ascii="Comfortaa" w:hAnsi="Comfortaa" w:cs="Poppins"/>
          <w:sz w:val="24"/>
          <w:szCs w:val="24"/>
          <w:lang w:val="el-GR"/>
        </w:rPr>
        <w:t>έξοδα</w:t>
      </w:r>
      <w:r w:rsidR="00B56CBD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εφαρμογής</w:t>
      </w:r>
      <w:r w:rsidR="00B56CBD">
        <w:rPr>
          <w:rFonts w:ascii="Comfortaa" w:hAnsi="Comfortaa" w:cs="Poppins"/>
          <w:sz w:val="24"/>
          <w:szCs w:val="24"/>
          <w:lang w:val="el-GR"/>
        </w:rPr>
        <w:t>.</w:t>
      </w:r>
    </w:p>
    <w:p w14:paraId="10EC65A5" w14:textId="55261656" w:rsidR="00250E1E" w:rsidRDefault="00D97EBC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1)</w:t>
      </w:r>
      <w:r w:rsidR="00543863">
        <w:rPr>
          <w:rFonts w:ascii="Comfortaa" w:hAnsi="Comfortaa" w:cs="Poppins"/>
          <w:sz w:val="24"/>
          <w:szCs w:val="24"/>
          <w:lang w:val="el-GR"/>
        </w:rPr>
        <w:t>Μισθοδοσία</w:t>
      </w:r>
    </w:p>
    <w:p w14:paraId="7947E49E" w14:textId="4E3BFAE6" w:rsidR="00B52212" w:rsidRDefault="00D97EBC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Ο </w:t>
      </w:r>
      <w:r w:rsidR="00543863">
        <w:rPr>
          <w:rFonts w:ascii="Comfortaa" w:hAnsi="Comfortaa" w:cs="Poppins"/>
          <w:sz w:val="24"/>
          <w:szCs w:val="24"/>
          <w:lang w:val="el-GR"/>
        </w:rPr>
        <w:t>υπολογισμός</w:t>
      </w:r>
      <w:r>
        <w:rPr>
          <w:rFonts w:ascii="Comfortaa" w:hAnsi="Comfortaa" w:cs="Poppins"/>
          <w:sz w:val="24"/>
          <w:szCs w:val="24"/>
          <w:lang w:val="el-GR"/>
        </w:rPr>
        <w:t xml:space="preserve"> θα </w:t>
      </w:r>
      <w:r w:rsidR="00543863">
        <w:rPr>
          <w:rFonts w:ascii="Comfortaa" w:hAnsi="Comfortaa" w:cs="Poppins"/>
          <w:sz w:val="24"/>
          <w:szCs w:val="24"/>
          <w:lang w:val="el-GR"/>
        </w:rPr>
        <w:t>γίνει</w:t>
      </w:r>
      <w:r>
        <w:rPr>
          <w:rFonts w:ascii="Comfortaa" w:hAnsi="Comfortaa" w:cs="Poppins"/>
          <w:sz w:val="24"/>
          <w:szCs w:val="24"/>
          <w:lang w:val="el-GR"/>
        </w:rPr>
        <w:t xml:space="preserve"> με τον </w:t>
      </w:r>
      <w:r w:rsidR="00543863">
        <w:rPr>
          <w:rFonts w:ascii="Comfortaa" w:hAnsi="Comfortaa" w:cs="Poppins"/>
          <w:sz w:val="24"/>
          <w:szCs w:val="24"/>
          <w:lang w:val="el-GR"/>
        </w:rPr>
        <w:t>εξής</w:t>
      </w:r>
      <w:r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543863">
        <w:rPr>
          <w:rFonts w:ascii="Comfortaa" w:hAnsi="Comfortaa" w:cs="Poppins"/>
          <w:sz w:val="24"/>
          <w:szCs w:val="24"/>
          <w:lang w:val="el-GR"/>
        </w:rPr>
        <w:t>τρόπο</w:t>
      </w:r>
      <w:r w:rsidRPr="00D97EBC">
        <w:rPr>
          <w:rFonts w:ascii="Comfortaa" w:hAnsi="Comfortaa" w:cs="Poppins"/>
          <w:sz w:val="24"/>
          <w:szCs w:val="24"/>
          <w:lang w:val="el-GR"/>
        </w:rPr>
        <w:t>:</w:t>
      </w:r>
    </w:p>
    <w:p w14:paraId="281C4D1C" w14:textId="50A74DFF" w:rsidR="00D97EBC" w:rsidRDefault="00543863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Ημερομίσθιο</w:t>
      </w:r>
      <w:r w:rsidR="00B52212">
        <w:rPr>
          <w:rFonts w:ascii="Comfortaa" w:hAnsi="Comfortaa" w:cs="Poppins"/>
          <w:sz w:val="24"/>
          <w:szCs w:val="24"/>
          <w:lang w:val="el-GR"/>
        </w:rPr>
        <w:t>=</w:t>
      </w:r>
      <w:r>
        <w:rPr>
          <w:rFonts w:ascii="Comfortaa" w:hAnsi="Comfortaa" w:cs="Poppins"/>
          <w:sz w:val="24"/>
          <w:szCs w:val="24"/>
          <w:lang w:val="el-GR"/>
        </w:rPr>
        <w:t>Μισθός</w:t>
      </w:r>
      <w:r w:rsidR="00ED0DAD">
        <w:rPr>
          <w:rFonts w:ascii="Comfortaa" w:hAnsi="Comfortaa" w:cs="Poppins"/>
          <w:sz w:val="24"/>
          <w:szCs w:val="24"/>
          <w:lang w:val="el-GR"/>
        </w:rPr>
        <w:t>/30</w:t>
      </w:r>
      <w:r w:rsidR="006458AE" w:rsidRPr="009F4686">
        <w:rPr>
          <w:rFonts w:ascii="Comfortaa" w:hAnsi="Comfortaa" w:cs="Poppins"/>
          <w:sz w:val="24"/>
          <w:szCs w:val="24"/>
          <w:lang w:val="el-GR"/>
        </w:rPr>
        <w:t xml:space="preserve">=50 </w:t>
      </w:r>
      <w:r w:rsidR="00416536">
        <w:rPr>
          <w:rFonts w:ascii="Comfortaa" w:hAnsi="Comfortaa" w:cs="Poppins"/>
          <w:sz w:val="24"/>
          <w:szCs w:val="24"/>
          <w:lang w:val="el-GR"/>
        </w:rPr>
        <w:t>ευρώ</w:t>
      </w:r>
      <w:r w:rsidR="00C2368C">
        <w:rPr>
          <w:rFonts w:ascii="Comfortaa" w:hAnsi="Comfortaa" w:cs="Poppins"/>
          <w:sz w:val="24"/>
          <w:szCs w:val="24"/>
          <w:lang w:val="el-GR"/>
        </w:rPr>
        <w:t>.</w:t>
      </w:r>
      <w:ins w:id="12" w:author="Microsoft Word" w:date="2024-04-07T20:28:00Z">
        <w:r w:rsidR="008F365E" w:rsidRPr="009F4686">
          <w:rPr>
            <w:rStyle w:val="Emphasis"/>
            <w:lang w:val="el-GR"/>
          </w:rPr>
          <w:t>€</w:t>
        </w:r>
        <w:r w:rsidR="00C2368C">
          <w:rPr>
            <w:rFonts w:ascii="Comfortaa" w:hAnsi="Comfortaa" w:cs="Poppins"/>
            <w:sz w:val="24"/>
            <w:szCs w:val="24"/>
            <w:lang w:val="el-GR"/>
          </w:rPr>
          <w:t>.</w:t>
        </w:r>
      </w:ins>
      <w:r w:rsidR="00D97EBC" w:rsidRPr="00D97EBC">
        <w:rPr>
          <w:rFonts w:ascii="Comfortaa" w:hAnsi="Comfortaa" w:cs="Poppins"/>
          <w:sz w:val="24"/>
          <w:szCs w:val="24"/>
          <w:lang w:val="el-GR"/>
        </w:rPr>
        <w:t xml:space="preserve"> </w:t>
      </w:r>
    </w:p>
    <w:p w14:paraId="2D47D6AA" w14:textId="77777777" w:rsidR="003E3A95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67489D74" w14:textId="77777777" w:rsidR="003E3A95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4A71709F" w14:textId="77777777" w:rsidR="003E3A95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2AFCD918" w14:textId="77777777" w:rsidR="003E3A95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32FCDF0E" w14:textId="77777777" w:rsidR="003E3A95" w:rsidRPr="00C2368C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336E932C" w14:textId="46B3174E" w:rsidR="00FF2419" w:rsidRDefault="00543863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lastRenderedPageBreak/>
        <w:t>Κόστος</w:t>
      </w:r>
      <w:r w:rsidR="00FF2419">
        <w:rPr>
          <w:rFonts w:ascii="Comfortaa" w:hAnsi="Comfortaa" w:cs="Poppins"/>
          <w:sz w:val="24"/>
          <w:szCs w:val="24"/>
          <w:lang w:val="el-GR"/>
        </w:rPr>
        <w:t>=</w:t>
      </w:r>
      <w:r>
        <w:rPr>
          <w:rFonts w:ascii="Comfortaa" w:hAnsi="Comfortaa" w:cs="Poppins"/>
          <w:sz w:val="24"/>
          <w:szCs w:val="24"/>
          <w:lang w:val="el-GR"/>
        </w:rPr>
        <w:t>Ημερομίσθιο</w:t>
      </w:r>
      <w:r w:rsidR="00B52212">
        <w:rPr>
          <w:rFonts w:ascii="Comfortaa" w:hAnsi="Comfortaa" w:cs="Poppins"/>
          <w:sz w:val="24"/>
          <w:szCs w:val="24"/>
          <w:lang w:val="el-GR"/>
        </w:rPr>
        <w:t>*</w:t>
      </w:r>
      <w:r>
        <w:rPr>
          <w:rFonts w:ascii="Comfortaa" w:hAnsi="Comfortaa" w:cs="Poppins"/>
          <w:sz w:val="24"/>
          <w:szCs w:val="24"/>
          <w:lang w:val="el-GR"/>
        </w:rPr>
        <w:t>Ημέρες</w:t>
      </w:r>
      <w:r w:rsidR="00C2368C">
        <w:rPr>
          <w:rFonts w:ascii="Comfortaa" w:hAnsi="Comfortaa" w:cs="Poppins"/>
          <w:sz w:val="24"/>
          <w:szCs w:val="24"/>
          <w:lang w:val="el-GR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473"/>
        <w:gridCol w:w="522"/>
        <w:gridCol w:w="523"/>
        <w:gridCol w:w="538"/>
        <w:gridCol w:w="533"/>
        <w:gridCol w:w="1057"/>
        <w:gridCol w:w="1070"/>
        <w:gridCol w:w="1179"/>
        <w:gridCol w:w="1137"/>
      </w:tblGrid>
      <w:tr w:rsidR="00EC6E45" w14:paraId="656D777B" w14:textId="77777777" w:rsidTr="005361AE">
        <w:tc>
          <w:tcPr>
            <w:tcW w:w="1984" w:type="dxa"/>
          </w:tcPr>
          <w:p w14:paraId="410942E5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473" w:type="dxa"/>
          </w:tcPr>
          <w:p w14:paraId="1B58130D" w14:textId="262C83E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Ε1</w:t>
            </w:r>
          </w:p>
        </w:tc>
        <w:tc>
          <w:tcPr>
            <w:tcW w:w="522" w:type="dxa"/>
          </w:tcPr>
          <w:p w14:paraId="1CDF949E" w14:textId="16D65B84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Ε2</w:t>
            </w:r>
          </w:p>
        </w:tc>
        <w:tc>
          <w:tcPr>
            <w:tcW w:w="523" w:type="dxa"/>
          </w:tcPr>
          <w:p w14:paraId="48554265" w14:textId="60B34113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Ε3</w:t>
            </w:r>
          </w:p>
        </w:tc>
        <w:tc>
          <w:tcPr>
            <w:tcW w:w="538" w:type="dxa"/>
          </w:tcPr>
          <w:p w14:paraId="09E10419" w14:textId="08D5A8C0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Ε4</w:t>
            </w:r>
          </w:p>
        </w:tc>
        <w:tc>
          <w:tcPr>
            <w:tcW w:w="533" w:type="dxa"/>
          </w:tcPr>
          <w:p w14:paraId="1866D9AC" w14:textId="2383FB29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Ε5</w:t>
            </w:r>
          </w:p>
        </w:tc>
        <w:tc>
          <w:tcPr>
            <w:tcW w:w="1057" w:type="dxa"/>
          </w:tcPr>
          <w:p w14:paraId="3CB963DE" w14:textId="6D57AD78" w:rsidR="00AE21CE" w:rsidRDefault="00EC6E45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Μέρες</w:t>
            </w:r>
          </w:p>
        </w:tc>
        <w:tc>
          <w:tcPr>
            <w:tcW w:w="1070" w:type="dxa"/>
          </w:tcPr>
          <w:p w14:paraId="2F3900F5" w14:textId="5674D1E0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Δια</w:t>
            </w:r>
            <w:r w:rsidR="007011FD">
              <w:rPr>
                <w:rFonts w:ascii="Comfortaa" w:hAnsi="Comfortaa" w:cs="Poppins"/>
                <w:sz w:val="24"/>
                <w:szCs w:val="24"/>
                <w:lang w:val="el-GR"/>
              </w:rPr>
              <w:t>θ</w:t>
            </w:r>
          </w:p>
        </w:tc>
        <w:tc>
          <w:tcPr>
            <w:tcW w:w="1179" w:type="dxa"/>
          </w:tcPr>
          <w:p w14:paraId="38E69185" w14:textId="3538D38D" w:rsidR="00AE21CE" w:rsidRDefault="00EC6E45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Μισθός</w:t>
            </w:r>
          </w:p>
        </w:tc>
        <w:tc>
          <w:tcPr>
            <w:tcW w:w="1137" w:type="dxa"/>
          </w:tcPr>
          <w:p w14:paraId="00695EFB" w14:textId="2AB24122" w:rsidR="00AE21CE" w:rsidRDefault="00EC6E45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Κόστος</w:t>
            </w:r>
          </w:p>
        </w:tc>
      </w:tr>
      <w:tr w:rsidR="00EC6E45" w14:paraId="72F7D173" w14:textId="77777777" w:rsidTr="005361AE">
        <w:tc>
          <w:tcPr>
            <w:tcW w:w="1984" w:type="dxa"/>
          </w:tcPr>
          <w:p w14:paraId="338DA1A5" w14:textId="1FB50BD4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Νικόλας Ποταμιάνος</w:t>
            </w:r>
          </w:p>
        </w:tc>
        <w:tc>
          <w:tcPr>
            <w:tcW w:w="473" w:type="dxa"/>
          </w:tcPr>
          <w:p w14:paraId="5B7F17BF" w14:textId="00C52978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22" w:type="dxa"/>
          </w:tcPr>
          <w:p w14:paraId="35BEEE4D" w14:textId="0D1EFD52" w:rsidR="00AE21CE" w:rsidRDefault="00972C52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2</w:t>
            </w:r>
          </w:p>
        </w:tc>
        <w:tc>
          <w:tcPr>
            <w:tcW w:w="523" w:type="dxa"/>
          </w:tcPr>
          <w:p w14:paraId="78C8D9BC" w14:textId="0F48AD9E" w:rsidR="00AE21CE" w:rsidRPr="007B5EC6" w:rsidRDefault="007B5EC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6</w:t>
            </w:r>
          </w:p>
        </w:tc>
        <w:tc>
          <w:tcPr>
            <w:tcW w:w="538" w:type="dxa"/>
          </w:tcPr>
          <w:p w14:paraId="4C55F25D" w14:textId="78E0D109" w:rsidR="00AE21CE" w:rsidRPr="009516E6" w:rsidRDefault="009516E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8</w:t>
            </w:r>
          </w:p>
        </w:tc>
        <w:tc>
          <w:tcPr>
            <w:tcW w:w="533" w:type="dxa"/>
          </w:tcPr>
          <w:p w14:paraId="183FB760" w14:textId="31B28911" w:rsidR="00AE21CE" w:rsidRPr="002B283F" w:rsidRDefault="002B283F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4</w:t>
            </w:r>
          </w:p>
        </w:tc>
        <w:tc>
          <w:tcPr>
            <w:tcW w:w="1057" w:type="dxa"/>
          </w:tcPr>
          <w:p w14:paraId="5F6A8C54" w14:textId="42D88478" w:rsidR="00AE21CE" w:rsidRPr="00065755" w:rsidRDefault="00065755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23</w:t>
            </w:r>
          </w:p>
        </w:tc>
        <w:tc>
          <w:tcPr>
            <w:tcW w:w="1070" w:type="dxa"/>
          </w:tcPr>
          <w:p w14:paraId="15966409" w14:textId="3CB7E392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100%</w:t>
            </w:r>
          </w:p>
        </w:tc>
        <w:tc>
          <w:tcPr>
            <w:tcW w:w="1179" w:type="dxa"/>
          </w:tcPr>
          <w:p w14:paraId="458867DD" w14:textId="75CEB074" w:rsidR="00AE21CE" w:rsidRDefault="00543863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</w:p>
        </w:tc>
        <w:tc>
          <w:tcPr>
            <w:tcW w:w="1137" w:type="dxa"/>
          </w:tcPr>
          <w:p w14:paraId="1D0564C6" w14:textId="26C22652" w:rsidR="00AE21CE" w:rsidRDefault="00416536" w:rsidP="006D00F0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1150</w:t>
            </w:r>
            <w:ins w:id="13" w:author="Microsoft Word" w:date="2024-04-07T20:28:00Z">
              <w:r w:rsidR="003C6E66">
                <w:rPr>
                  <w:rStyle w:val="Heading1Char"/>
                </w:rPr>
                <w:t xml:space="preserve"> </w:t>
              </w:r>
              <w:r w:rsidR="003C6E66">
                <w:rPr>
                  <w:rStyle w:val="Emphasis"/>
                </w:rPr>
                <w:t>€</w:t>
              </w:r>
            </w:ins>
          </w:p>
        </w:tc>
      </w:tr>
      <w:tr w:rsidR="00EC6E45" w14:paraId="0A0F24E2" w14:textId="77777777" w:rsidTr="005361AE">
        <w:tc>
          <w:tcPr>
            <w:tcW w:w="1984" w:type="dxa"/>
          </w:tcPr>
          <w:p w14:paraId="282B1A98" w14:textId="45858446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Ανδρέας Κατσαρός</w:t>
            </w:r>
          </w:p>
        </w:tc>
        <w:tc>
          <w:tcPr>
            <w:tcW w:w="473" w:type="dxa"/>
          </w:tcPr>
          <w:p w14:paraId="18A80FC3" w14:textId="4441383B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22" w:type="dxa"/>
          </w:tcPr>
          <w:p w14:paraId="02717DD1" w14:textId="71B7296E" w:rsidR="00AE21CE" w:rsidRPr="00CA40DC" w:rsidRDefault="00CA40D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8</w:t>
            </w:r>
          </w:p>
        </w:tc>
        <w:tc>
          <w:tcPr>
            <w:tcW w:w="523" w:type="dxa"/>
          </w:tcPr>
          <w:p w14:paraId="56F46376" w14:textId="72393A3F" w:rsidR="00AE21CE" w:rsidRPr="007B5EC6" w:rsidRDefault="007B5EC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38" w:type="dxa"/>
          </w:tcPr>
          <w:p w14:paraId="789889F8" w14:textId="39142F4D" w:rsidR="00AE21CE" w:rsidRPr="00613830" w:rsidRDefault="00613830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4</w:t>
            </w:r>
          </w:p>
        </w:tc>
        <w:tc>
          <w:tcPr>
            <w:tcW w:w="533" w:type="dxa"/>
          </w:tcPr>
          <w:p w14:paraId="0EF1F9B7" w14:textId="29410E78" w:rsidR="00AE21CE" w:rsidRPr="002B283F" w:rsidRDefault="002B283F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1057" w:type="dxa"/>
          </w:tcPr>
          <w:p w14:paraId="74059674" w14:textId="647966E3" w:rsidR="00AE21CE" w:rsidRPr="000A6AEA" w:rsidRDefault="000A6AEA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21</w:t>
            </w:r>
          </w:p>
        </w:tc>
        <w:tc>
          <w:tcPr>
            <w:tcW w:w="1070" w:type="dxa"/>
          </w:tcPr>
          <w:p w14:paraId="1569CA18" w14:textId="767543DA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100%</w:t>
            </w:r>
          </w:p>
        </w:tc>
        <w:tc>
          <w:tcPr>
            <w:tcW w:w="1179" w:type="dxa"/>
          </w:tcPr>
          <w:p w14:paraId="167AA834" w14:textId="2998F2A6" w:rsidR="00AE21CE" w:rsidRDefault="00543863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</w:p>
        </w:tc>
        <w:tc>
          <w:tcPr>
            <w:tcW w:w="1137" w:type="dxa"/>
          </w:tcPr>
          <w:p w14:paraId="7A93902E" w14:textId="56E42597" w:rsidR="00AE21CE" w:rsidRDefault="00692BEC" w:rsidP="006D00F0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1050</w:t>
            </w:r>
            <w:r w:rsidR="003C6E66">
              <w:rPr>
                <w:rStyle w:val="Heading1Char"/>
              </w:rPr>
              <w:t xml:space="preserve"> </w:t>
            </w:r>
            <w:r w:rsidR="003C6E66">
              <w:rPr>
                <w:rStyle w:val="Emphasis"/>
              </w:rPr>
              <w:t>€</w:t>
            </w:r>
          </w:p>
        </w:tc>
      </w:tr>
      <w:tr w:rsidR="00EC6E45" w14:paraId="200EDF91" w14:textId="77777777" w:rsidTr="005361AE">
        <w:tc>
          <w:tcPr>
            <w:tcW w:w="1984" w:type="dxa"/>
          </w:tcPr>
          <w:p w14:paraId="0206A26F" w14:textId="6C51C6C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Κωνσταντίνος Μαρκάκης</w:t>
            </w:r>
          </w:p>
        </w:tc>
        <w:tc>
          <w:tcPr>
            <w:tcW w:w="473" w:type="dxa"/>
          </w:tcPr>
          <w:p w14:paraId="539235DE" w14:textId="6B067E64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22" w:type="dxa"/>
          </w:tcPr>
          <w:p w14:paraId="2B2972AC" w14:textId="54EC2EE8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6</w:t>
            </w:r>
          </w:p>
        </w:tc>
        <w:tc>
          <w:tcPr>
            <w:tcW w:w="523" w:type="dxa"/>
          </w:tcPr>
          <w:p w14:paraId="702105FA" w14:textId="187C7767" w:rsidR="00AE21CE" w:rsidRPr="007B5EC6" w:rsidRDefault="007B5EC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4</w:t>
            </w:r>
          </w:p>
        </w:tc>
        <w:tc>
          <w:tcPr>
            <w:tcW w:w="538" w:type="dxa"/>
          </w:tcPr>
          <w:p w14:paraId="3DEF2B53" w14:textId="25913C50" w:rsidR="00AE21CE" w:rsidRPr="00613830" w:rsidRDefault="00613830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11</w:t>
            </w:r>
          </w:p>
        </w:tc>
        <w:tc>
          <w:tcPr>
            <w:tcW w:w="533" w:type="dxa"/>
          </w:tcPr>
          <w:p w14:paraId="1B5DF163" w14:textId="11C7314A" w:rsidR="00AE21CE" w:rsidRPr="00065755" w:rsidRDefault="00065755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6</w:t>
            </w:r>
          </w:p>
        </w:tc>
        <w:tc>
          <w:tcPr>
            <w:tcW w:w="1057" w:type="dxa"/>
          </w:tcPr>
          <w:p w14:paraId="7E021B75" w14:textId="13581CF6" w:rsidR="00AE21CE" w:rsidRPr="000A6AEA" w:rsidRDefault="000A6AEA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30</w:t>
            </w:r>
          </w:p>
        </w:tc>
        <w:tc>
          <w:tcPr>
            <w:tcW w:w="1070" w:type="dxa"/>
          </w:tcPr>
          <w:p w14:paraId="31E4560F" w14:textId="54A1F63B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100%</w:t>
            </w:r>
          </w:p>
        </w:tc>
        <w:tc>
          <w:tcPr>
            <w:tcW w:w="1179" w:type="dxa"/>
          </w:tcPr>
          <w:p w14:paraId="1FC64F59" w14:textId="159FCE0A" w:rsidR="00AE21CE" w:rsidRDefault="00543863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</w:p>
        </w:tc>
        <w:tc>
          <w:tcPr>
            <w:tcW w:w="1137" w:type="dxa"/>
          </w:tcPr>
          <w:p w14:paraId="15DED144" w14:textId="3171B320" w:rsidR="00AE21CE" w:rsidRDefault="00692BEC" w:rsidP="006D00F0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  <w:r w:rsidR="003C6E66">
              <w:rPr>
                <w:rStyle w:val="Heading1Char"/>
              </w:rPr>
              <w:t xml:space="preserve"> </w:t>
            </w:r>
            <w:r w:rsidR="003C6E66">
              <w:rPr>
                <w:rStyle w:val="Emphasis"/>
              </w:rPr>
              <w:t>€</w:t>
            </w:r>
          </w:p>
        </w:tc>
      </w:tr>
      <w:tr w:rsidR="00EC6E45" w14:paraId="472269B4" w14:textId="77777777" w:rsidTr="005361AE">
        <w:tc>
          <w:tcPr>
            <w:tcW w:w="1984" w:type="dxa"/>
          </w:tcPr>
          <w:p w14:paraId="75A38A8D" w14:textId="242630D3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Γρηγόρης Τζωρτζάκης</w:t>
            </w:r>
          </w:p>
        </w:tc>
        <w:tc>
          <w:tcPr>
            <w:tcW w:w="473" w:type="dxa"/>
          </w:tcPr>
          <w:p w14:paraId="1E072B00" w14:textId="17A5F672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22" w:type="dxa"/>
          </w:tcPr>
          <w:p w14:paraId="14096882" w14:textId="7E82A3E0" w:rsidR="00AE21CE" w:rsidRPr="001728F8" w:rsidRDefault="001728F8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7</w:t>
            </w:r>
          </w:p>
        </w:tc>
        <w:tc>
          <w:tcPr>
            <w:tcW w:w="523" w:type="dxa"/>
          </w:tcPr>
          <w:p w14:paraId="47FAFDF8" w14:textId="2E652247" w:rsidR="00AE21CE" w:rsidRPr="009516E6" w:rsidRDefault="009516E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</w:t>
            </w:r>
          </w:p>
        </w:tc>
        <w:tc>
          <w:tcPr>
            <w:tcW w:w="538" w:type="dxa"/>
          </w:tcPr>
          <w:p w14:paraId="02EDFC86" w14:textId="5667729D" w:rsidR="00AE21CE" w:rsidRPr="00613830" w:rsidRDefault="00613830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4</w:t>
            </w:r>
          </w:p>
        </w:tc>
        <w:tc>
          <w:tcPr>
            <w:tcW w:w="533" w:type="dxa"/>
          </w:tcPr>
          <w:p w14:paraId="7EFD4398" w14:textId="21BA987C" w:rsidR="00AE21CE" w:rsidRPr="00065755" w:rsidRDefault="00065755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1057" w:type="dxa"/>
          </w:tcPr>
          <w:p w14:paraId="551710C9" w14:textId="5C5DFBF0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18</w:t>
            </w:r>
          </w:p>
        </w:tc>
        <w:tc>
          <w:tcPr>
            <w:tcW w:w="1070" w:type="dxa"/>
          </w:tcPr>
          <w:p w14:paraId="70EBD572" w14:textId="6B23034D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100%</w:t>
            </w:r>
          </w:p>
        </w:tc>
        <w:tc>
          <w:tcPr>
            <w:tcW w:w="1179" w:type="dxa"/>
          </w:tcPr>
          <w:p w14:paraId="22685BDE" w14:textId="04DA2F45" w:rsidR="00AE21CE" w:rsidRDefault="00543863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</w:p>
        </w:tc>
        <w:tc>
          <w:tcPr>
            <w:tcW w:w="1137" w:type="dxa"/>
          </w:tcPr>
          <w:p w14:paraId="18992B64" w14:textId="500E191F" w:rsidR="00AE21CE" w:rsidRPr="008F365E" w:rsidRDefault="008F365E" w:rsidP="006D00F0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900</w:t>
            </w:r>
            <w:r w:rsidR="003C6E66">
              <w:rPr>
                <w:rStyle w:val="Heading1Char"/>
              </w:rPr>
              <w:t xml:space="preserve"> </w:t>
            </w:r>
            <w:r w:rsidR="003C6E66">
              <w:rPr>
                <w:rStyle w:val="Emphasis"/>
              </w:rPr>
              <w:t>€</w:t>
            </w:r>
          </w:p>
        </w:tc>
      </w:tr>
      <w:tr w:rsidR="00EC6E45" w14:paraId="01A580D7" w14:textId="77777777" w:rsidTr="005361AE">
        <w:tc>
          <w:tcPr>
            <w:tcW w:w="1984" w:type="dxa"/>
          </w:tcPr>
          <w:p w14:paraId="0E3DF815" w14:textId="1139AE95" w:rsidR="00AE21CE" w:rsidRPr="006D00F0" w:rsidRDefault="006D00F0" w:rsidP="00212333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ΣΥΝΟΛΟ</w:t>
            </w:r>
          </w:p>
        </w:tc>
        <w:tc>
          <w:tcPr>
            <w:tcW w:w="473" w:type="dxa"/>
          </w:tcPr>
          <w:p w14:paraId="7A63015C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522" w:type="dxa"/>
          </w:tcPr>
          <w:p w14:paraId="43382E6B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523" w:type="dxa"/>
          </w:tcPr>
          <w:p w14:paraId="5D598C6C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538" w:type="dxa"/>
          </w:tcPr>
          <w:p w14:paraId="4F6CE4FF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533" w:type="dxa"/>
          </w:tcPr>
          <w:p w14:paraId="1F99FBB5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1057" w:type="dxa"/>
          </w:tcPr>
          <w:p w14:paraId="715A05E6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1070" w:type="dxa"/>
          </w:tcPr>
          <w:p w14:paraId="25A13CC5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1179" w:type="dxa"/>
          </w:tcPr>
          <w:p w14:paraId="35A520EB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1137" w:type="dxa"/>
          </w:tcPr>
          <w:p w14:paraId="1AEC9890" w14:textId="5128F64B" w:rsidR="00AE21CE" w:rsidRDefault="005361AE" w:rsidP="005361AE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4600</w:t>
            </w:r>
            <w:r>
              <w:rPr>
                <w:rStyle w:val="Heading1Char"/>
              </w:rPr>
              <w:t xml:space="preserve"> </w:t>
            </w:r>
            <w:r>
              <w:rPr>
                <w:rStyle w:val="Emphasis"/>
              </w:rPr>
              <w:t>€</w:t>
            </w:r>
          </w:p>
        </w:tc>
      </w:tr>
    </w:tbl>
    <w:p w14:paraId="0F066C7B" w14:textId="77777777" w:rsidR="00D65010" w:rsidRPr="00FF2419" w:rsidRDefault="00D65010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36D75957" w14:textId="77777777" w:rsidR="00D75376" w:rsidRDefault="00D75376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3AE502E9" w14:textId="25581D09" w:rsidR="00D75376" w:rsidRDefault="00D17DBB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2)Έξοδα εφαρμογής</w:t>
      </w:r>
    </w:p>
    <w:p w14:paraId="63DECCAC" w14:textId="7AB290E6" w:rsidR="0052796C" w:rsidRDefault="008A57B8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Αρχικά</w:t>
      </w:r>
      <w:r w:rsidR="0052796C">
        <w:rPr>
          <w:rFonts w:ascii="Comfortaa" w:hAnsi="Comfortaa" w:cs="Poppins"/>
          <w:sz w:val="24"/>
          <w:szCs w:val="24"/>
          <w:lang w:val="el-GR"/>
        </w:rPr>
        <w:t xml:space="preserve">, είναι </w:t>
      </w:r>
      <w:r>
        <w:rPr>
          <w:rFonts w:ascii="Comfortaa" w:hAnsi="Comfortaa" w:cs="Poppins"/>
          <w:sz w:val="24"/>
          <w:szCs w:val="24"/>
          <w:lang w:val="el-GR"/>
        </w:rPr>
        <w:t>αναγκαία</w:t>
      </w:r>
      <w:r w:rsidR="00964716">
        <w:rPr>
          <w:rFonts w:ascii="Comfortaa" w:hAnsi="Comfortaa" w:cs="Poppins"/>
          <w:sz w:val="24"/>
          <w:szCs w:val="24"/>
          <w:lang w:val="el-GR"/>
        </w:rPr>
        <w:t xml:space="preserve"> η διασυμβουλευση με </w:t>
      </w:r>
      <w:r>
        <w:rPr>
          <w:rFonts w:ascii="Comfortaa" w:hAnsi="Comfortaa" w:cs="Poppins"/>
          <w:sz w:val="24"/>
          <w:szCs w:val="24"/>
          <w:lang w:val="el-GR"/>
        </w:rPr>
        <w:t>δικηγορικό</w:t>
      </w:r>
      <w:r w:rsidR="00964716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γραφείο</w:t>
      </w:r>
      <w:r w:rsidR="00964716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F62AFA">
        <w:rPr>
          <w:rFonts w:ascii="Comfortaa" w:hAnsi="Comfortaa" w:cs="Poppins"/>
          <w:sz w:val="24"/>
          <w:szCs w:val="24"/>
          <w:lang w:val="el-GR"/>
        </w:rPr>
        <w:t xml:space="preserve">ώστε να </w:t>
      </w:r>
      <w:r>
        <w:rPr>
          <w:rFonts w:ascii="Comfortaa" w:hAnsi="Comfortaa" w:cs="Poppins"/>
          <w:sz w:val="24"/>
          <w:szCs w:val="24"/>
          <w:lang w:val="el-GR"/>
        </w:rPr>
        <w:t>προσαρμοστούμε</w:t>
      </w:r>
      <w:r w:rsidR="00ED7B04">
        <w:rPr>
          <w:rFonts w:ascii="Comfortaa" w:hAnsi="Comfortaa" w:cs="Poppins"/>
          <w:sz w:val="24"/>
          <w:szCs w:val="24"/>
          <w:lang w:val="el-GR"/>
        </w:rPr>
        <w:t xml:space="preserve"> στο </w:t>
      </w:r>
      <w:r>
        <w:rPr>
          <w:rFonts w:ascii="Comfortaa" w:hAnsi="Comfortaa" w:cs="Poppins"/>
          <w:sz w:val="24"/>
          <w:szCs w:val="24"/>
          <w:lang w:val="el-GR"/>
        </w:rPr>
        <w:t>νομικό</w:t>
      </w:r>
      <w:r w:rsidR="00ED7B04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πλαίσιο</w:t>
      </w:r>
      <w:r w:rsidR="00ED7B04">
        <w:rPr>
          <w:rFonts w:ascii="Comfortaa" w:hAnsi="Comfortaa" w:cs="Poppins"/>
          <w:sz w:val="24"/>
          <w:szCs w:val="24"/>
          <w:lang w:val="el-GR"/>
        </w:rPr>
        <w:t xml:space="preserve">. </w:t>
      </w:r>
      <w:r>
        <w:rPr>
          <w:rFonts w:ascii="Comfortaa" w:hAnsi="Comfortaa" w:cs="Poppins"/>
          <w:sz w:val="24"/>
          <w:szCs w:val="24"/>
          <w:lang w:val="el-GR"/>
        </w:rPr>
        <w:t>Επιπλέον</w:t>
      </w:r>
      <w:r w:rsidR="00ED7B04">
        <w:rPr>
          <w:rFonts w:ascii="Comfortaa" w:hAnsi="Comfortaa" w:cs="Poppins"/>
          <w:sz w:val="24"/>
          <w:szCs w:val="24"/>
          <w:lang w:val="el-GR"/>
        </w:rPr>
        <w:t xml:space="preserve">, 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θα </w:t>
      </w:r>
      <w:r>
        <w:rPr>
          <w:rFonts w:ascii="Comfortaa" w:hAnsi="Comfortaa" w:cs="Poppins"/>
          <w:sz w:val="24"/>
          <w:szCs w:val="24"/>
          <w:lang w:val="el-GR"/>
        </w:rPr>
        <w:t>προσλάβουμε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λογιστή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για την </w:t>
      </w:r>
      <w:r>
        <w:rPr>
          <w:rFonts w:ascii="Comfortaa" w:hAnsi="Comfortaa" w:cs="Poppins"/>
          <w:sz w:val="24"/>
          <w:szCs w:val="24"/>
          <w:lang w:val="el-GR"/>
        </w:rPr>
        <w:t>διαχείριση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εισόδων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και </w:t>
      </w:r>
      <w:r>
        <w:rPr>
          <w:rFonts w:ascii="Comfortaa" w:hAnsi="Comfortaa" w:cs="Poppins"/>
          <w:sz w:val="24"/>
          <w:szCs w:val="24"/>
          <w:lang w:val="el-GR"/>
        </w:rPr>
        <w:t>εξόδων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, </w:t>
      </w:r>
      <w:r>
        <w:rPr>
          <w:rFonts w:ascii="Comfortaa" w:hAnsi="Comfortaa" w:cs="Poppins"/>
          <w:sz w:val="24"/>
          <w:szCs w:val="24"/>
          <w:lang w:val="el-GR"/>
        </w:rPr>
        <w:t>πέρα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από τις </w:t>
      </w:r>
      <w:r>
        <w:rPr>
          <w:rFonts w:ascii="Comfortaa" w:hAnsi="Comfortaa" w:cs="Poppins"/>
          <w:sz w:val="24"/>
          <w:szCs w:val="24"/>
          <w:lang w:val="el-GR"/>
        </w:rPr>
        <w:t>προβλεπόμενες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φορολογικές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διαδικασίες</w:t>
      </w:r>
      <w:r w:rsidR="006E39C8">
        <w:rPr>
          <w:rFonts w:ascii="Comfortaa" w:hAnsi="Comfortaa" w:cs="Poppins"/>
          <w:sz w:val="24"/>
          <w:szCs w:val="24"/>
          <w:lang w:val="el-GR"/>
        </w:rPr>
        <w:t>.</w:t>
      </w:r>
    </w:p>
    <w:p w14:paraId="16C4E08B" w14:textId="6344F931" w:rsidR="00B132F3" w:rsidRDefault="007B3697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Προβλεπόμενη</w:t>
      </w:r>
      <w:r w:rsidR="00B132F3">
        <w:rPr>
          <w:rFonts w:ascii="Comfortaa" w:hAnsi="Comfortaa" w:cs="Poppins"/>
          <w:sz w:val="24"/>
          <w:szCs w:val="24"/>
          <w:lang w:val="el-GR"/>
        </w:rPr>
        <w:t xml:space="preserve"> είναι και </w:t>
      </w:r>
      <w:r>
        <w:rPr>
          <w:rFonts w:ascii="Comfortaa" w:hAnsi="Comfortaa" w:cs="Poppins"/>
          <w:sz w:val="24"/>
          <w:szCs w:val="24"/>
          <w:lang w:val="el-GR"/>
        </w:rPr>
        <w:t>πληρωμή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 για την </w:t>
      </w:r>
      <w:r>
        <w:rPr>
          <w:rFonts w:ascii="Comfortaa" w:hAnsi="Comfortaa" w:cs="Poppins"/>
          <w:sz w:val="24"/>
          <w:szCs w:val="24"/>
          <w:lang w:val="el-GR"/>
        </w:rPr>
        <w:t>διαφήμιση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 της </w:t>
      </w:r>
      <w:r>
        <w:rPr>
          <w:rFonts w:ascii="Comfortaa" w:hAnsi="Comfortaa" w:cs="Poppins"/>
          <w:sz w:val="24"/>
          <w:szCs w:val="24"/>
          <w:lang w:val="el-GR"/>
        </w:rPr>
        <w:t>εφαρμογής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 μέσα από τα </w:t>
      </w:r>
      <w:r w:rsidR="00C50CAA">
        <w:rPr>
          <w:rFonts w:ascii="Comfortaa" w:hAnsi="Comfortaa" w:cs="Poppins"/>
          <w:sz w:val="24"/>
          <w:szCs w:val="24"/>
        </w:rPr>
        <w:t>social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C50CAA">
        <w:rPr>
          <w:rFonts w:ascii="Comfortaa" w:hAnsi="Comfortaa" w:cs="Poppins"/>
          <w:sz w:val="24"/>
          <w:szCs w:val="24"/>
        </w:rPr>
        <w:t>media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 xml:space="preserve">, 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και κυρίως με τη χρήση εξατομικευμένων </w:t>
      </w:r>
      <w:r w:rsidR="00C50CAA">
        <w:rPr>
          <w:rFonts w:ascii="Comfortaa" w:hAnsi="Comfortaa" w:cs="Poppins"/>
          <w:sz w:val="24"/>
          <w:szCs w:val="24"/>
        </w:rPr>
        <w:t>promo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>-</w:t>
      </w:r>
      <w:r w:rsidR="00C50CAA">
        <w:rPr>
          <w:rFonts w:ascii="Comfortaa" w:hAnsi="Comfortaa" w:cs="Poppins"/>
          <w:sz w:val="24"/>
          <w:szCs w:val="24"/>
        </w:rPr>
        <w:t>codes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, με τους οποίους γνωστοί </w:t>
      </w:r>
      <w:r w:rsidR="00C50CAA">
        <w:rPr>
          <w:rFonts w:ascii="Comfortaa" w:hAnsi="Comfortaa" w:cs="Poppins"/>
          <w:sz w:val="24"/>
          <w:szCs w:val="24"/>
        </w:rPr>
        <w:t>fitness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C50CAA">
        <w:rPr>
          <w:rFonts w:ascii="Comfortaa" w:hAnsi="Comfortaa" w:cs="Poppins"/>
          <w:sz w:val="24"/>
          <w:szCs w:val="24"/>
        </w:rPr>
        <w:t>influencers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C50CAA">
        <w:rPr>
          <w:rFonts w:ascii="Comfortaa" w:hAnsi="Comfortaa" w:cs="Poppins"/>
          <w:sz w:val="24"/>
          <w:szCs w:val="24"/>
          <w:lang w:val="el-GR"/>
        </w:rPr>
        <w:t>θα παρακινούν τους ακολούθους τους να χρησιμοποιούν</w:t>
      </w:r>
      <w:r w:rsidR="006E250D">
        <w:rPr>
          <w:rFonts w:ascii="Comfortaa" w:hAnsi="Comfortaa" w:cs="Poppins"/>
          <w:sz w:val="24"/>
          <w:szCs w:val="24"/>
          <w:lang w:val="el-GR"/>
        </w:rPr>
        <w:t>.</w:t>
      </w:r>
    </w:p>
    <w:p w14:paraId="5F647D88" w14:textId="16F145CE" w:rsidR="00D75376" w:rsidRDefault="008A57B8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</w:rPr>
        <w:t>X</w:t>
      </w:r>
      <w:r>
        <w:rPr>
          <w:rFonts w:ascii="Comfortaa" w:hAnsi="Comfortaa" w:cs="Poppins"/>
          <w:sz w:val="24"/>
          <w:szCs w:val="24"/>
          <w:lang w:val="el-GR"/>
        </w:rPr>
        <w:t>ρειάζεται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 επισης</w:t>
      </w:r>
      <w:r w:rsidR="000C7B79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η </w:t>
      </w:r>
      <w:r>
        <w:rPr>
          <w:rFonts w:ascii="Comfortaa" w:hAnsi="Comfortaa" w:cs="Poppins"/>
          <w:sz w:val="24"/>
          <w:szCs w:val="24"/>
          <w:lang w:val="el-GR"/>
        </w:rPr>
        <w:t>συνδρομή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 και η </w:t>
      </w:r>
      <w:r>
        <w:rPr>
          <w:rFonts w:ascii="Comfortaa" w:hAnsi="Comfortaa" w:cs="Poppins"/>
          <w:sz w:val="24"/>
          <w:szCs w:val="24"/>
          <w:lang w:val="el-GR"/>
        </w:rPr>
        <w:t>αγορά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άδειας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χρήσης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 σε </w:t>
      </w:r>
      <w:r>
        <w:rPr>
          <w:rFonts w:ascii="Comfortaa" w:hAnsi="Comfortaa" w:cs="Poppins"/>
          <w:sz w:val="24"/>
          <w:szCs w:val="24"/>
          <w:lang w:val="el-GR"/>
        </w:rPr>
        <w:t>διαφορά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εργαλεία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, όπως το </w:t>
      </w:r>
      <w:r w:rsidR="00B27742">
        <w:rPr>
          <w:rFonts w:ascii="Comfortaa" w:hAnsi="Comfortaa" w:cs="Poppins"/>
          <w:sz w:val="24"/>
          <w:szCs w:val="24"/>
        </w:rPr>
        <w:t>Microsoft</w:t>
      </w:r>
      <w:r w:rsidR="00B27742" w:rsidRPr="00B27742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2F29B6">
        <w:rPr>
          <w:rFonts w:ascii="Comfortaa" w:hAnsi="Comfortaa" w:cs="Poppins"/>
          <w:sz w:val="24"/>
          <w:szCs w:val="24"/>
        </w:rPr>
        <w:t>cloud</w:t>
      </w:r>
      <w:r w:rsidR="00670E4A" w:rsidRPr="00670E4A">
        <w:rPr>
          <w:rFonts w:ascii="Comfortaa" w:hAnsi="Comfortaa" w:cs="Poppins"/>
          <w:sz w:val="24"/>
          <w:szCs w:val="24"/>
          <w:lang w:val="el-GR"/>
        </w:rPr>
        <w:t xml:space="preserve">, </w:t>
      </w:r>
      <w:r w:rsidR="002F29B6">
        <w:rPr>
          <w:rFonts w:ascii="Comfortaa" w:hAnsi="Comfortaa" w:cs="Poppins"/>
          <w:sz w:val="24"/>
          <w:szCs w:val="24"/>
          <w:lang w:val="el-GR"/>
        </w:rPr>
        <w:t xml:space="preserve">το </w:t>
      </w:r>
      <w:r w:rsidR="002F29B6">
        <w:rPr>
          <w:rFonts w:ascii="Comfortaa" w:hAnsi="Comfortaa" w:cs="Poppins"/>
          <w:sz w:val="24"/>
          <w:szCs w:val="24"/>
        </w:rPr>
        <w:t>jetbrains</w:t>
      </w:r>
      <w:r w:rsidR="00670E4A" w:rsidRPr="00670E4A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670E4A">
        <w:rPr>
          <w:rFonts w:ascii="Comfortaa" w:hAnsi="Comfortaa" w:cs="Poppins"/>
          <w:sz w:val="24"/>
          <w:szCs w:val="24"/>
          <w:lang w:val="el-GR"/>
        </w:rPr>
        <w:t xml:space="preserve">και το </w:t>
      </w:r>
      <w:r w:rsidR="00670E4A">
        <w:rPr>
          <w:rFonts w:ascii="Comfortaa" w:hAnsi="Comfortaa" w:cs="Poppins"/>
          <w:sz w:val="24"/>
          <w:szCs w:val="24"/>
        </w:rPr>
        <w:t>Figma</w:t>
      </w:r>
      <w:r w:rsidR="002F29B6" w:rsidRPr="002F29B6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για έναν </w:t>
      </w:r>
      <w:r>
        <w:rPr>
          <w:rFonts w:ascii="Comfortaa" w:hAnsi="Comfortaa" w:cs="Poppins"/>
          <w:sz w:val="24"/>
          <w:szCs w:val="24"/>
          <w:lang w:val="el-GR"/>
        </w:rPr>
        <w:t>συγκεκριμένο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αριθμό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ημέρων</w:t>
      </w:r>
      <w:r w:rsidR="007C6615">
        <w:rPr>
          <w:rFonts w:ascii="Comfortaa" w:hAnsi="Comfortaa" w:cs="Poppins"/>
          <w:sz w:val="24"/>
          <w:szCs w:val="24"/>
          <w:lang w:val="el-GR"/>
        </w:rPr>
        <w:t>.</w:t>
      </w:r>
    </w:p>
    <w:p w14:paraId="106C0091" w14:textId="4BA0AA2D" w:rsidR="006E250D" w:rsidRPr="009E3E5F" w:rsidRDefault="006E250D" w:rsidP="0022546B">
      <w:pPr>
        <w:rPr>
          <w:rFonts w:ascii="Comfortaa" w:hAnsi="Comfortaa" w:cs="Poppins"/>
          <w:color w:val="FF0000"/>
          <w:sz w:val="28"/>
          <w:szCs w:val="28"/>
          <w:lang w:val="el-GR"/>
        </w:rPr>
      </w:pPr>
      <w:r w:rsidRPr="009E3E5F">
        <w:rPr>
          <w:rFonts w:ascii="Comfortaa" w:hAnsi="Comfortaa" w:cs="Poppins"/>
          <w:color w:val="FF0000"/>
          <w:sz w:val="24"/>
          <w:szCs w:val="24"/>
          <w:lang w:val="el-GR"/>
        </w:rPr>
        <w:t>Τέλος, πρέπει να αγοραστεί ο εξοπλισμός της ομάδας (υπολογιστές, οθόνες) και να ενοικιασθεί ένας χώρος που θα λειτουργεί ως γραφείο με ότι λογαριασμούς συνεπάγετε (νερό, ρεύμα).</w:t>
      </w:r>
      <w:r w:rsidR="009E3E5F">
        <w:rPr>
          <w:rFonts w:ascii="Comfortaa" w:hAnsi="Comfortaa" w:cs="Poppins"/>
          <w:color w:val="FF0000"/>
          <w:sz w:val="24"/>
          <w:szCs w:val="24"/>
          <w:lang w:val="el-GR"/>
        </w:rPr>
        <w:t xml:space="preserve"> Υποθέτουμε ότι η αγορά του εξοπλισμού κοστίζει 12.000</w:t>
      </w:r>
      <w:r w:rsidR="009E3E5F" w:rsidRPr="009E3E5F">
        <w:rPr>
          <w:lang w:val="el-GR"/>
        </w:rPr>
        <w:t xml:space="preserve"> </w:t>
      </w:r>
      <w:r w:rsidR="009E3E5F" w:rsidRPr="009E3E5F">
        <w:rPr>
          <w:color w:val="FF0000"/>
          <w:lang w:val="el-GR"/>
        </w:rPr>
        <w:t>€</w:t>
      </w:r>
      <w:r w:rsidR="009E3E5F" w:rsidRPr="009E3E5F">
        <w:rPr>
          <w:rFonts w:ascii="Comfortaa" w:hAnsi="Comfortaa"/>
          <w:color w:val="FF0000"/>
          <w:sz w:val="24"/>
          <w:szCs w:val="24"/>
          <w:lang w:val="el-GR"/>
        </w:rPr>
        <w:t xml:space="preserve">, </w:t>
      </w:r>
      <w:r w:rsidR="009E3E5F">
        <w:rPr>
          <w:rFonts w:ascii="Comfortaa" w:hAnsi="Comfortaa"/>
          <w:color w:val="FF0000"/>
          <w:sz w:val="24"/>
          <w:szCs w:val="24"/>
          <w:lang w:val="el-GR"/>
        </w:rPr>
        <w:t>ο χώρος 600</w:t>
      </w:r>
      <w:r w:rsidR="009E3E5F" w:rsidRPr="009E3E5F">
        <w:rPr>
          <w:color w:val="FF0000"/>
          <w:lang w:val="el-GR"/>
        </w:rPr>
        <w:t xml:space="preserve"> € </w:t>
      </w:r>
      <w:r w:rsidR="009E3E5F" w:rsidRPr="009E3E5F">
        <w:rPr>
          <w:rFonts w:ascii="Comfortaa" w:hAnsi="Comfortaa"/>
          <w:color w:val="FF0000"/>
          <w:sz w:val="24"/>
          <w:szCs w:val="24"/>
          <w:lang w:val="el-GR"/>
        </w:rPr>
        <w:t>τον μήν</w:t>
      </w:r>
      <w:r w:rsidR="009E3E5F">
        <w:rPr>
          <w:rFonts w:ascii="Comfortaa" w:hAnsi="Comfortaa"/>
          <w:color w:val="FF0000"/>
          <w:sz w:val="24"/>
          <w:szCs w:val="24"/>
          <w:lang w:val="el-GR"/>
        </w:rPr>
        <w:t>α</w:t>
      </w:r>
      <w:r w:rsidR="009E3E5F" w:rsidRPr="009E3E5F">
        <w:rPr>
          <w:rFonts w:ascii="Comfortaa" w:hAnsi="Comfortaa"/>
          <w:color w:val="FF0000"/>
          <w:sz w:val="24"/>
          <w:szCs w:val="24"/>
          <w:lang w:val="el-GR"/>
        </w:rPr>
        <w:t>, και οι λογαριασμοί 200 € τον μήνα.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C5696" w14:paraId="5F4A084E" w14:textId="77777777" w:rsidTr="00CC5696">
        <w:tc>
          <w:tcPr>
            <w:tcW w:w="3005" w:type="dxa"/>
          </w:tcPr>
          <w:p w14:paraId="1F3D8EB2" w14:textId="5D25B9B8" w:rsidR="00CC5696" w:rsidRPr="00212333" w:rsidRDefault="00212333" w:rsidP="00212333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Υπηρεσίες</w:t>
            </w:r>
          </w:p>
        </w:tc>
        <w:tc>
          <w:tcPr>
            <w:tcW w:w="3005" w:type="dxa"/>
          </w:tcPr>
          <w:p w14:paraId="17980B46" w14:textId="028996F5" w:rsidR="00CC5696" w:rsidRPr="002418E7" w:rsidRDefault="002418E7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Απαιτούμενος χρόνος</w:t>
            </w:r>
          </w:p>
        </w:tc>
        <w:tc>
          <w:tcPr>
            <w:tcW w:w="3006" w:type="dxa"/>
          </w:tcPr>
          <w:p w14:paraId="3EF53048" w14:textId="7A3AFBC2" w:rsidR="00CC5696" w:rsidRPr="002418E7" w:rsidRDefault="002418E7" w:rsidP="002418E7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Μέσο κόστος</w:t>
            </w:r>
          </w:p>
        </w:tc>
      </w:tr>
      <w:tr w:rsidR="00CC5696" w14:paraId="1736FD52" w14:textId="77777777" w:rsidTr="00CC5696">
        <w:tc>
          <w:tcPr>
            <w:tcW w:w="3005" w:type="dxa"/>
          </w:tcPr>
          <w:p w14:paraId="362D837C" w14:textId="60995A42" w:rsidR="00CC5696" w:rsidRPr="00BA6C57" w:rsidRDefault="00572C1B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Νομικές</w:t>
            </w:r>
          </w:p>
        </w:tc>
        <w:tc>
          <w:tcPr>
            <w:tcW w:w="3005" w:type="dxa"/>
          </w:tcPr>
          <w:p w14:paraId="0B19FC26" w14:textId="7B9F6F45" w:rsidR="00CC5696" w:rsidRPr="00727301" w:rsidRDefault="00727301" w:rsidP="00727301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30-60 μέρες</w:t>
            </w:r>
          </w:p>
        </w:tc>
        <w:tc>
          <w:tcPr>
            <w:tcW w:w="3006" w:type="dxa"/>
          </w:tcPr>
          <w:p w14:paraId="7EEAF7F2" w14:textId="2F230697" w:rsidR="00CC5696" w:rsidRPr="00727301" w:rsidRDefault="00727301" w:rsidP="008925D5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2500</w:t>
            </w:r>
            <w:r>
              <w:rPr>
                <w:rStyle w:val="Emphasis"/>
              </w:rPr>
              <w:t>€</w:t>
            </w:r>
          </w:p>
        </w:tc>
      </w:tr>
      <w:tr w:rsidR="00CC5696" w14:paraId="5BD7C789" w14:textId="77777777" w:rsidTr="00CC5696">
        <w:tc>
          <w:tcPr>
            <w:tcW w:w="3005" w:type="dxa"/>
          </w:tcPr>
          <w:p w14:paraId="33A0F6C0" w14:textId="092EA9B3" w:rsidR="00CC5696" w:rsidRPr="00BA6C57" w:rsidRDefault="00572C1B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Λογιστικές</w:t>
            </w:r>
          </w:p>
        </w:tc>
        <w:tc>
          <w:tcPr>
            <w:tcW w:w="3005" w:type="dxa"/>
          </w:tcPr>
          <w:p w14:paraId="4126F3EC" w14:textId="4B0A7869" w:rsidR="00CC5696" w:rsidRPr="00176DC8" w:rsidRDefault="00176DC8" w:rsidP="00176DC8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5-15 μέρες</w:t>
            </w:r>
          </w:p>
        </w:tc>
        <w:tc>
          <w:tcPr>
            <w:tcW w:w="3006" w:type="dxa"/>
          </w:tcPr>
          <w:p w14:paraId="0E688C37" w14:textId="70B788FB" w:rsidR="00CC5696" w:rsidRPr="00176DC8" w:rsidRDefault="00176DC8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              1200</w:t>
            </w:r>
            <w:r w:rsidR="007C1B4C">
              <w:rPr>
                <w:rStyle w:val="Emphasis"/>
              </w:rPr>
              <w:t>€</w:t>
            </w:r>
          </w:p>
        </w:tc>
      </w:tr>
      <w:tr w:rsidR="00CC5696" w14:paraId="44AAB5B4" w14:textId="77777777" w:rsidTr="00CC5696">
        <w:tc>
          <w:tcPr>
            <w:tcW w:w="3005" w:type="dxa"/>
          </w:tcPr>
          <w:p w14:paraId="000EBD66" w14:textId="4E2DDC04" w:rsidR="00CC5696" w:rsidRPr="00680049" w:rsidRDefault="00572C1B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Άδειες</w:t>
            </w:r>
            <w:r w:rsidR="00680049"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και </w:t>
            </w: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χρήση</w:t>
            </w:r>
            <w:r w:rsidR="00680049"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</w:t>
            </w: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εργαλείων</w:t>
            </w:r>
          </w:p>
        </w:tc>
        <w:tc>
          <w:tcPr>
            <w:tcW w:w="3005" w:type="dxa"/>
          </w:tcPr>
          <w:p w14:paraId="50849160" w14:textId="7A45CCF9" w:rsidR="00CC5696" w:rsidRPr="007C1B4C" w:rsidRDefault="007C1B4C" w:rsidP="007C1B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90 </w:t>
            </w:r>
            <w:r w:rsidR="009C77CF">
              <w:rPr>
                <w:rFonts w:ascii="Comfortaa" w:hAnsi="Comfortaa" w:cs="Poppins"/>
                <w:sz w:val="24"/>
                <w:szCs w:val="24"/>
                <w:lang w:val="el-GR"/>
              </w:rPr>
              <w:t>μέρες</w:t>
            </w:r>
          </w:p>
        </w:tc>
        <w:tc>
          <w:tcPr>
            <w:tcW w:w="3006" w:type="dxa"/>
          </w:tcPr>
          <w:p w14:paraId="08C9E6DF" w14:textId="62D5556E" w:rsidR="00CC5696" w:rsidRPr="007C1B4C" w:rsidRDefault="00580F67" w:rsidP="009C77CF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6.000</w:t>
            </w:r>
            <w:r>
              <w:rPr>
                <w:rStyle w:val="Emphasis"/>
              </w:rPr>
              <w:t>€</w:t>
            </w:r>
          </w:p>
        </w:tc>
      </w:tr>
      <w:tr w:rsidR="00CC5696" w14:paraId="1078E623" w14:textId="77777777" w:rsidTr="00CC5696">
        <w:tc>
          <w:tcPr>
            <w:tcW w:w="3005" w:type="dxa"/>
          </w:tcPr>
          <w:p w14:paraId="6409992C" w14:textId="1CFC5117" w:rsidR="00CC5696" w:rsidRPr="00572C1B" w:rsidRDefault="009C77CF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Διαφημιστικές</w:t>
            </w:r>
          </w:p>
        </w:tc>
        <w:tc>
          <w:tcPr>
            <w:tcW w:w="3005" w:type="dxa"/>
          </w:tcPr>
          <w:p w14:paraId="5F462491" w14:textId="68995965" w:rsidR="00CC5696" w:rsidRPr="009C77CF" w:rsidRDefault="009C77CF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           </w:t>
            </w:r>
            <w:r w:rsidR="00E2348C">
              <w:rPr>
                <w:rFonts w:ascii="Comfortaa" w:hAnsi="Comfortaa" w:cs="Poppins"/>
                <w:sz w:val="24"/>
                <w:szCs w:val="24"/>
                <w:lang w:val="el-GR"/>
              </w:rPr>
              <w:t>60 μέρες</w:t>
            </w:r>
          </w:p>
        </w:tc>
        <w:tc>
          <w:tcPr>
            <w:tcW w:w="3006" w:type="dxa"/>
          </w:tcPr>
          <w:p w14:paraId="20F5CAFC" w14:textId="316E2952" w:rsidR="00CC5696" w:rsidRPr="008925D5" w:rsidRDefault="008925D5" w:rsidP="008925D5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10.000</w:t>
            </w:r>
            <w:r>
              <w:rPr>
                <w:rStyle w:val="Emphasis"/>
              </w:rPr>
              <w:t>€</w:t>
            </w:r>
          </w:p>
        </w:tc>
      </w:tr>
      <w:tr w:rsidR="009E3E5F" w14:paraId="3F55664F" w14:textId="77777777" w:rsidTr="00CC5696">
        <w:tc>
          <w:tcPr>
            <w:tcW w:w="3005" w:type="dxa"/>
          </w:tcPr>
          <w:p w14:paraId="33264A15" w14:textId="48531FCB" w:rsidR="009E3E5F" w:rsidRPr="009E3E5F" w:rsidRDefault="009E3E5F" w:rsidP="0022546B">
            <w:pPr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  <w:t>Εξοπλισμός και λογαριασμοί</w:t>
            </w:r>
          </w:p>
        </w:tc>
        <w:tc>
          <w:tcPr>
            <w:tcW w:w="3005" w:type="dxa"/>
          </w:tcPr>
          <w:p w14:paraId="5EF4D7BA" w14:textId="1F254071" w:rsidR="009E3E5F" w:rsidRPr="009E3E5F" w:rsidRDefault="009E3E5F" w:rsidP="009E3E5F">
            <w:pPr>
              <w:jc w:val="center"/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  <w:t>90 μέρες</w:t>
            </w:r>
          </w:p>
        </w:tc>
        <w:tc>
          <w:tcPr>
            <w:tcW w:w="3006" w:type="dxa"/>
          </w:tcPr>
          <w:p w14:paraId="7204DB13" w14:textId="3E3633A6" w:rsidR="009E3E5F" w:rsidRPr="009E3E5F" w:rsidRDefault="009E3E5F" w:rsidP="008925D5">
            <w:pPr>
              <w:jc w:val="center"/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  <w:t>14.400</w:t>
            </w:r>
            <w:r>
              <w:t xml:space="preserve"> </w:t>
            </w:r>
            <w:r w:rsidRPr="009E3E5F">
              <w:rPr>
                <w:color w:val="FF0000"/>
              </w:rPr>
              <w:t>€</w:t>
            </w:r>
          </w:p>
        </w:tc>
      </w:tr>
      <w:tr w:rsidR="00CC5696" w14:paraId="6E02202B" w14:textId="77777777" w:rsidTr="00CC5696">
        <w:tc>
          <w:tcPr>
            <w:tcW w:w="3005" w:type="dxa"/>
          </w:tcPr>
          <w:p w14:paraId="09219639" w14:textId="004966EE" w:rsidR="00CC5696" w:rsidRPr="00572C1B" w:rsidRDefault="002418E7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Σύνολο</w:t>
            </w:r>
          </w:p>
        </w:tc>
        <w:tc>
          <w:tcPr>
            <w:tcW w:w="3005" w:type="dxa"/>
          </w:tcPr>
          <w:p w14:paraId="688CC373" w14:textId="77777777" w:rsidR="00CC5696" w:rsidRPr="009E3E5F" w:rsidRDefault="00CC5696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3006" w:type="dxa"/>
          </w:tcPr>
          <w:p w14:paraId="7B32FC33" w14:textId="01EFAEC7" w:rsidR="00CC5696" w:rsidRPr="009E3E5F" w:rsidRDefault="009E3E5F" w:rsidP="00781321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9E3E5F"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  <w:t>34.100</w:t>
            </w:r>
            <w:r w:rsidRPr="009E3E5F">
              <w:rPr>
                <w:color w:val="FF0000"/>
              </w:rPr>
              <w:t xml:space="preserve"> €</w:t>
            </w:r>
          </w:p>
        </w:tc>
      </w:tr>
    </w:tbl>
    <w:p w14:paraId="3EA675F9" w14:textId="77777777" w:rsidR="00781321" w:rsidRDefault="00781321" w:rsidP="00D75376">
      <w:pPr>
        <w:rPr>
          <w:rFonts w:ascii="Comfortaa" w:hAnsi="Comfortaa" w:cs="Poppins"/>
          <w:b/>
          <w:bCs/>
          <w:color w:val="E53535"/>
          <w:sz w:val="32"/>
          <w:szCs w:val="32"/>
          <w:lang w:val="el-GR"/>
        </w:rPr>
      </w:pPr>
    </w:p>
    <w:p w14:paraId="2BA9844E" w14:textId="7204D684" w:rsidR="00D73CAD" w:rsidRPr="00051050" w:rsidRDefault="00D73CAD" w:rsidP="00781321">
      <w:pPr>
        <w:pStyle w:val="Heading1"/>
        <w:jc w:val="center"/>
        <w:rPr>
          <w:rFonts w:ascii="Comfortaa" w:hAnsi="Comfortaa"/>
          <w:b/>
          <w:bCs/>
          <w:color w:val="FF0000"/>
          <w:sz w:val="20"/>
          <w:szCs w:val="20"/>
          <w:lang w:val="el-GR"/>
        </w:rPr>
      </w:pPr>
      <w:bookmarkStart w:id="14" w:name="_Toc163415760"/>
      <w:bookmarkStart w:id="15" w:name="_Toc163417379"/>
      <w:r w:rsidRPr="00051050">
        <w:rPr>
          <w:rFonts w:ascii="Comfortaa" w:hAnsi="Comfortaa"/>
          <w:b/>
          <w:bCs/>
          <w:color w:val="FF0000"/>
          <w:sz w:val="32"/>
          <w:szCs w:val="32"/>
          <w:lang w:val="el-GR"/>
        </w:rPr>
        <w:lastRenderedPageBreak/>
        <w:t>Πηγή εσόδων</w:t>
      </w:r>
      <w:bookmarkEnd w:id="14"/>
      <w:bookmarkEnd w:id="15"/>
    </w:p>
    <w:p w14:paraId="5CBCC24D" w14:textId="2063B1D2" w:rsidR="00D75376" w:rsidRPr="008A48A7" w:rsidRDefault="00D75376" w:rsidP="00D75376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Εφόσον αναφερόμαστε σε ένα πρότζεκτ με έξοδα, σε όσο το δυνατόν πιο κοντά σε ρεαλιστικές συνθήκες, δεν μπορεί να λείψει από την εξίσωση και η κερδοφορία της εφαρμογής. Αν και το εν λόγω πρότζεκτ αφορά το κομμάτι εμπειρίας και αλληλεπίδρασης με τον απλό χρήστη/αθλούμενο και όχι με τον ιδιοκτήτη ή </w:t>
      </w:r>
      <w:r>
        <w:rPr>
          <w:rFonts w:ascii="Comfortaa" w:hAnsi="Comfortaa" w:cs="Poppins"/>
          <w:sz w:val="24"/>
          <w:szCs w:val="24"/>
        </w:rPr>
        <w:t>personal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trainer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, </w:t>
      </w:r>
      <w:r>
        <w:rPr>
          <w:rFonts w:ascii="Comfortaa" w:hAnsi="Comfortaa" w:cs="Poppins"/>
          <w:sz w:val="24"/>
          <w:szCs w:val="24"/>
          <w:lang w:val="el-GR"/>
        </w:rPr>
        <w:t>η δημιουργία εσόδων για το σύνολο της πλατφόρμας θα γίνει με τον εξής τρόπο</w:t>
      </w:r>
      <w:r w:rsidRPr="00FD49FC">
        <w:rPr>
          <w:rFonts w:ascii="Comfortaa" w:hAnsi="Comfortaa" w:cs="Poppins"/>
          <w:sz w:val="24"/>
          <w:szCs w:val="24"/>
          <w:lang w:val="el-GR"/>
        </w:rPr>
        <w:t>:</w:t>
      </w:r>
      <w:r w:rsidRPr="008A48A7">
        <w:rPr>
          <w:rFonts w:ascii="Comfortaa" w:hAnsi="Comfortaa" w:cs="Poppins"/>
          <w:sz w:val="24"/>
          <w:szCs w:val="24"/>
          <w:lang w:val="el-GR"/>
        </w:rPr>
        <w:br/>
      </w:r>
    </w:p>
    <w:p w14:paraId="5076F437" w14:textId="77777777" w:rsidR="00D75376" w:rsidRDefault="00D75376" w:rsidP="00D75376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Θα ακολουθηθεί στρατηγική </w:t>
      </w:r>
      <w:r>
        <w:rPr>
          <w:rFonts w:ascii="Comfortaa" w:hAnsi="Comfortaa" w:cs="Poppins"/>
          <w:sz w:val="24"/>
          <w:szCs w:val="24"/>
        </w:rPr>
        <w:t>B</w:t>
      </w:r>
      <w:r w:rsidRPr="00FD49FC">
        <w:rPr>
          <w:rFonts w:ascii="Comfortaa" w:hAnsi="Comfortaa" w:cs="Poppins"/>
          <w:sz w:val="24"/>
          <w:szCs w:val="24"/>
          <w:lang w:val="el-GR"/>
        </w:rPr>
        <w:t>2</w:t>
      </w:r>
      <w:r>
        <w:rPr>
          <w:rFonts w:ascii="Comfortaa" w:hAnsi="Comfortaa" w:cs="Poppins"/>
          <w:sz w:val="24"/>
          <w:szCs w:val="24"/>
        </w:rPr>
        <w:t>B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για την οποία η πλατφόρμα μας θα κρατάει ποσοστό 2.5%:</w:t>
      </w:r>
    </w:p>
    <w:p w14:paraId="7E83BF90" w14:textId="77777777" w:rsidR="00D75376" w:rsidRDefault="00D75376" w:rsidP="00D75376">
      <w:pPr>
        <w:pStyle w:val="ListParagraph"/>
        <w:numPr>
          <w:ilvl w:val="0"/>
          <w:numId w:val="1"/>
        </w:num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Από τον ιδιοκτήτη για κάθε νέα συνδρομή (η ανανέωσή για ήδη υπάρχουσες -προ-πλατφόρμας- συνδρομές δεν θα χρεώνονται).</w:t>
      </w:r>
    </w:p>
    <w:p w14:paraId="1F58F27F" w14:textId="77777777" w:rsidR="00D75376" w:rsidRDefault="00D75376" w:rsidP="00D75376">
      <w:pPr>
        <w:pStyle w:val="ListParagraph"/>
        <w:numPr>
          <w:ilvl w:val="0"/>
          <w:numId w:val="1"/>
        </w:num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Από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τον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personal</w:t>
      </w:r>
      <w:r w:rsidRPr="00FD49FC">
        <w:rPr>
          <w:rFonts w:ascii="Comfortaa" w:hAnsi="Comfortaa" w:cs="Poppins"/>
          <w:sz w:val="24"/>
          <w:szCs w:val="24"/>
          <w:lang w:val="el-GR"/>
        </w:rPr>
        <w:t>-</w:t>
      </w:r>
      <w:r>
        <w:rPr>
          <w:rFonts w:ascii="Comfortaa" w:hAnsi="Comfortaa" w:cs="Poppins"/>
          <w:sz w:val="24"/>
          <w:szCs w:val="24"/>
        </w:rPr>
        <w:t>trainer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για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την απόκτηση νέων πελατών μέσω της πλατφόρμας.</w:t>
      </w:r>
    </w:p>
    <w:p w14:paraId="6DC80B6D" w14:textId="25EF9464" w:rsidR="00F94590" w:rsidRDefault="00D75376" w:rsidP="00D75376">
      <w:pPr>
        <w:rPr>
          <w:rFonts w:ascii="Comfortaa" w:hAnsi="Comfortaa" w:cs="Poppins"/>
          <w:sz w:val="24"/>
          <w:szCs w:val="24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Παρέχεται ακόμα, επιλογή διαφήμισης (προτεραιότητα εμφάνισης χώρου στην αναζήτηση και στο </w:t>
      </w:r>
      <w:r>
        <w:rPr>
          <w:rFonts w:ascii="Comfortaa" w:hAnsi="Comfortaa" w:cs="Poppins"/>
          <w:sz w:val="24"/>
          <w:szCs w:val="24"/>
        </w:rPr>
        <w:t>Home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Page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Pr="003E6A04">
        <w:rPr>
          <w:rFonts w:ascii="Comfortaa" w:hAnsi="Comfortaa" w:cs="Poppins"/>
          <w:sz w:val="24"/>
          <w:szCs w:val="24"/>
          <w:lang w:val="el-GR"/>
        </w:rPr>
        <w:t xml:space="preserve">-&gt; </w:t>
      </w:r>
      <w:r>
        <w:rPr>
          <w:rFonts w:ascii="Comfortaa" w:hAnsi="Comfortaa" w:cs="Poppins"/>
          <w:sz w:val="24"/>
          <w:szCs w:val="24"/>
        </w:rPr>
        <w:t>Trending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Workout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Spaces</w:t>
      </w:r>
      <w:r w:rsidRPr="00FD49FC">
        <w:rPr>
          <w:rFonts w:ascii="Comfortaa" w:hAnsi="Comfortaa" w:cs="Poppins"/>
          <w:sz w:val="24"/>
          <w:szCs w:val="24"/>
          <w:lang w:val="el-GR"/>
        </w:rPr>
        <w:t>)</w:t>
      </w:r>
      <w:r>
        <w:rPr>
          <w:rFonts w:ascii="Comfortaa" w:hAnsi="Comfortaa" w:cs="Poppins"/>
          <w:sz w:val="24"/>
          <w:szCs w:val="24"/>
          <w:lang w:val="el-GR"/>
        </w:rPr>
        <w:t>, της οποίας όροι και προϋποθέσεις θα ισχύουν έπειτα από σχετική συμφωνία με τον ενδιαφερόμενο</w:t>
      </w:r>
      <w:r w:rsidRPr="00FD49FC">
        <w:rPr>
          <w:rFonts w:ascii="Comfortaa" w:hAnsi="Comfortaa" w:cs="Poppins"/>
          <w:sz w:val="24"/>
          <w:szCs w:val="24"/>
          <w:lang w:val="el-GR"/>
        </w:rPr>
        <w:t>.</w:t>
      </w:r>
    </w:p>
    <w:p w14:paraId="69421EF3" w14:textId="77777777" w:rsidR="004B4FDF" w:rsidRPr="004B4FDF" w:rsidRDefault="004B4FDF" w:rsidP="00D75376">
      <w:pPr>
        <w:rPr>
          <w:rFonts w:ascii="Comfortaa" w:hAnsi="Comfortaa" w:cs="Poppins"/>
          <w:sz w:val="24"/>
          <w:szCs w:val="24"/>
        </w:rPr>
      </w:pPr>
    </w:p>
    <w:p w14:paraId="66EBCADB" w14:textId="7C8E865F" w:rsidR="00F94590" w:rsidRPr="00CD2894" w:rsidRDefault="00F94590" w:rsidP="00D75376">
      <w:pPr>
        <w:rPr>
          <w:rFonts w:ascii="Comfortaa" w:hAnsi="Comfortaa" w:cs="Poppins"/>
          <w:color w:val="FF0000"/>
          <w:sz w:val="24"/>
          <w:szCs w:val="24"/>
          <w:lang w:val="el-GR"/>
        </w:rPr>
      </w:pPr>
      <w:r w:rsidRPr="00CD2894">
        <w:rPr>
          <w:rFonts w:ascii="Comfortaa" w:hAnsi="Comfortaa" w:cs="Poppins"/>
          <w:color w:val="FF0000"/>
          <w:sz w:val="24"/>
          <w:szCs w:val="24"/>
          <w:lang w:val="el-GR"/>
        </w:rPr>
        <w:t>Προχωράμε σε έναν αναλυτικό υπολογισμό των εσοδών:</w:t>
      </w:r>
    </w:p>
    <w:p w14:paraId="35759CA6" w14:textId="5173CC65" w:rsidR="00C31F04" w:rsidRPr="00BC2334" w:rsidRDefault="00C31F04" w:rsidP="00D75376">
      <w:pPr>
        <w:rPr>
          <w:rFonts w:ascii="Comfortaa" w:hAnsi="Comfortaa" w:cs="Poppins"/>
          <w:b/>
          <w:bCs/>
          <w:color w:val="FF0000"/>
          <w:sz w:val="28"/>
          <w:szCs w:val="28"/>
          <w:lang w:val="el-GR"/>
        </w:rPr>
      </w:pPr>
      <w:r w:rsidRPr="00CD2894">
        <w:rPr>
          <w:rFonts w:ascii="Comfortaa" w:hAnsi="Comfortaa" w:cs="Poppins"/>
          <w:b/>
          <w:bCs/>
          <w:color w:val="FF0000"/>
          <w:sz w:val="28"/>
          <w:szCs w:val="28"/>
          <w:lang w:val="el-GR"/>
        </w:rPr>
        <w:t>Συνδρομές</w:t>
      </w:r>
      <w:r w:rsidRPr="00BC2334">
        <w:rPr>
          <w:rFonts w:ascii="Comfortaa" w:hAnsi="Comfortaa" w:cs="Poppins"/>
          <w:b/>
          <w:bCs/>
          <w:color w:val="FF0000"/>
          <w:sz w:val="28"/>
          <w:szCs w:val="28"/>
          <w:lang w:val="el-GR"/>
        </w:rPr>
        <w:t>:</w:t>
      </w:r>
    </w:p>
    <w:p w14:paraId="70C7FCDB" w14:textId="3A20436F" w:rsidR="00F94590" w:rsidRPr="00CD2894" w:rsidRDefault="00F94590" w:rsidP="00D75376">
      <w:pPr>
        <w:rPr>
          <w:rFonts w:ascii="Comfortaa" w:hAnsi="Comfortaa" w:cs="Poppins"/>
          <w:color w:val="FF0000"/>
          <w:sz w:val="24"/>
          <w:szCs w:val="24"/>
          <w:lang w:val="el-GR"/>
        </w:rPr>
      </w:pPr>
      <w:r w:rsidRPr="00CD2894">
        <w:rPr>
          <w:rFonts w:ascii="Comfortaa" w:hAnsi="Comfortaa" w:cs="Poppins"/>
          <w:color w:val="FF0000"/>
          <w:sz w:val="24"/>
          <w:szCs w:val="24"/>
          <w:lang w:val="el-GR"/>
        </w:rPr>
        <w:t>Σύμφωνα με διάφορα στατιστικά, το 60% των συνδρομών γυμναστήριων είναι ετήσιες, το 30% 3 μηνών και 10% 1</w:t>
      </w:r>
      <w:r w:rsidRPr="00CD2894">
        <w:rPr>
          <w:rFonts w:ascii="Comfortaa" w:hAnsi="Comfortaa" w:cs="Poppins"/>
          <w:color w:val="FF0000"/>
          <w:sz w:val="24"/>
          <w:szCs w:val="24"/>
          <w:vertAlign w:val="superscript"/>
          <w:lang w:val="el-GR"/>
        </w:rPr>
        <w:t>ος</w:t>
      </w:r>
      <w:r w:rsidRPr="00CD2894">
        <w:rPr>
          <w:rFonts w:ascii="Comfortaa" w:hAnsi="Comfortaa" w:cs="Poppins"/>
          <w:color w:val="FF0000"/>
          <w:sz w:val="24"/>
          <w:szCs w:val="24"/>
          <w:lang w:val="el-GR"/>
        </w:rPr>
        <w:t xml:space="preserve"> μήνα.</w:t>
      </w:r>
    </w:p>
    <w:p w14:paraId="4B18777D" w14:textId="56A6D886" w:rsidR="00F94590" w:rsidRPr="00BC2334" w:rsidRDefault="00F94590" w:rsidP="00D75376">
      <w:pPr>
        <w:rPr>
          <w:color w:val="FF0000"/>
          <w:lang w:val="el-GR"/>
        </w:rPr>
      </w:pPr>
      <w:r w:rsidRPr="00CD2894">
        <w:rPr>
          <w:rFonts w:ascii="Comfortaa" w:hAnsi="Comfortaa" w:cs="Poppins"/>
          <w:color w:val="FF0000"/>
          <w:sz w:val="24"/>
          <w:szCs w:val="24"/>
          <w:lang w:val="el-GR"/>
        </w:rPr>
        <w:t>Ο μέσος όρος ετήσιας συνδρομής γυμναστηρίου είναι 200</w:t>
      </w:r>
      <w:r w:rsidRPr="00CD2894">
        <w:rPr>
          <w:color w:val="FF0000"/>
          <w:lang w:val="el-GR"/>
        </w:rPr>
        <w:t xml:space="preserve"> €, 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>συνεπώς με 2.5% προμήθεια τα έσοδα ανέρχονται σε 200*0.025=5</w:t>
      </w:r>
      <w:r w:rsidRPr="00CD2894">
        <w:rPr>
          <w:color w:val="FF0000"/>
          <w:lang w:val="el-GR"/>
        </w:rPr>
        <w:t xml:space="preserve"> €.</w:t>
      </w:r>
    </w:p>
    <w:p w14:paraId="56CF5A44" w14:textId="14415292" w:rsidR="00504B98" w:rsidRPr="00CD2894" w:rsidRDefault="00504B98" w:rsidP="00D75376">
      <w:pPr>
        <w:rPr>
          <w:color w:val="FF0000"/>
          <w:lang w:val="el-GR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>Ο μέσος όρος 3 μηνών συνδρομής είναι 90</w:t>
      </w:r>
      <w:r w:rsidRPr="00CD2894">
        <w:rPr>
          <w:color w:val="FF0000"/>
          <w:lang w:val="el-GR"/>
        </w:rPr>
        <w:t xml:space="preserve"> €, 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>συνεπώς με 2.5% προμήθεια τα έσοδα ανέρχονται σε 90*0.025=2.25</w:t>
      </w:r>
      <w:r w:rsidRPr="00CD2894">
        <w:rPr>
          <w:color w:val="FF0000"/>
          <w:lang w:val="el-GR"/>
        </w:rPr>
        <w:t xml:space="preserve"> €.</w:t>
      </w:r>
    </w:p>
    <w:p w14:paraId="66312E7F" w14:textId="055E1172" w:rsidR="00504B98" w:rsidRPr="00CD2894" w:rsidRDefault="00504B98" w:rsidP="00D75376">
      <w:pPr>
        <w:rPr>
          <w:color w:val="FF0000"/>
          <w:lang w:val="el-GR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Ο </w:t>
      </w:r>
      <w:r w:rsidR="00C31F04" w:rsidRPr="00CD2894">
        <w:rPr>
          <w:rFonts w:ascii="Comfortaa" w:hAnsi="Comfortaa"/>
          <w:color w:val="FF0000"/>
          <w:sz w:val="24"/>
          <w:szCs w:val="24"/>
          <w:lang w:val="el-GR"/>
        </w:rPr>
        <w:t>μέσος όρος 1</w:t>
      </w:r>
      <w:r w:rsidR="00C31F04" w:rsidRPr="00CD2894">
        <w:rPr>
          <w:rFonts w:ascii="Comfortaa" w:hAnsi="Comfortaa"/>
          <w:color w:val="FF0000"/>
          <w:sz w:val="24"/>
          <w:szCs w:val="24"/>
          <w:vertAlign w:val="superscript"/>
          <w:lang w:val="el-GR"/>
        </w:rPr>
        <w:t>ος</w:t>
      </w:r>
      <w:r w:rsidR="00C31F04"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μήνα συνδρομής είναι 30</w:t>
      </w:r>
      <w:r w:rsidR="00C31F04" w:rsidRPr="00CD2894">
        <w:rPr>
          <w:color w:val="FF0000"/>
          <w:lang w:val="el-GR"/>
        </w:rPr>
        <w:t xml:space="preserve"> €, </w:t>
      </w:r>
      <w:r w:rsidR="00C31F04" w:rsidRPr="00CD2894">
        <w:rPr>
          <w:rFonts w:ascii="Comfortaa" w:hAnsi="Comfortaa"/>
          <w:color w:val="FF0000"/>
          <w:sz w:val="24"/>
          <w:szCs w:val="24"/>
          <w:lang w:val="el-GR"/>
        </w:rPr>
        <w:t>συνεπώς με 2.5% προμήθεια τα έσοδα ανέρχονται σε 30*0.025=0.75</w:t>
      </w:r>
      <w:r w:rsidR="00C31F04" w:rsidRPr="00CD2894">
        <w:rPr>
          <w:color w:val="FF0000"/>
          <w:lang w:val="el-GR"/>
        </w:rPr>
        <w:t xml:space="preserve"> €.</w:t>
      </w:r>
    </w:p>
    <w:p w14:paraId="27C733CA" w14:textId="4F7C2D3D" w:rsidR="00C31F04" w:rsidRPr="00BC2334" w:rsidRDefault="00C31F04" w:rsidP="00D75376">
      <w:pPr>
        <w:rPr>
          <w:color w:val="FF0000"/>
          <w:lang w:val="el-GR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>Υπολογίζοντας τον μέσο όρο</w:t>
      </w:r>
      <w:r w:rsidRPr="00BC2334">
        <w:rPr>
          <w:rFonts w:ascii="Comfortaa" w:hAnsi="Comfortaa"/>
          <w:color w:val="FF0000"/>
          <w:sz w:val="24"/>
          <w:szCs w:val="24"/>
          <w:lang w:val="el-GR"/>
        </w:rPr>
        <w:t>: 5+2.25+0.75=8</w:t>
      </w:r>
      <w:r w:rsidRPr="00BC2334">
        <w:rPr>
          <w:color w:val="FF0000"/>
          <w:lang w:val="el-GR"/>
        </w:rPr>
        <w:t xml:space="preserve"> €</w:t>
      </w:r>
    </w:p>
    <w:p w14:paraId="440C6A9E" w14:textId="19941129" w:rsidR="00C31F04" w:rsidRPr="004B4FDF" w:rsidRDefault="00C31F04" w:rsidP="00D75376">
      <w:pPr>
        <w:rPr>
          <w:rFonts w:ascii="Comfortaa" w:hAnsi="Comfortaa"/>
          <w:color w:val="FF0000"/>
          <w:sz w:val="24"/>
          <w:szCs w:val="24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>Άρα είναι 8/3=2.67</w:t>
      </w:r>
      <w:r w:rsidRPr="00BC2334">
        <w:rPr>
          <w:rFonts w:ascii="Comfortaa" w:hAnsi="Comfortaa"/>
          <w:color w:val="FF0000"/>
          <w:sz w:val="24"/>
          <w:szCs w:val="24"/>
          <w:lang w:val="el-GR"/>
        </w:rPr>
        <w:t xml:space="preserve"> </w:t>
      </w:r>
      <w:r w:rsidRPr="00BC2334">
        <w:rPr>
          <w:color w:val="FF0000"/>
          <w:lang w:val="el-GR"/>
        </w:rPr>
        <w:t>€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ανά συνδρομή.</w:t>
      </w:r>
    </w:p>
    <w:p w14:paraId="118B9927" w14:textId="7A009AEC" w:rsidR="00C31F04" w:rsidRPr="00CD2894" w:rsidRDefault="00C31F04" w:rsidP="00D75376">
      <w:pPr>
        <w:rPr>
          <w:rFonts w:ascii="Comfortaa" w:hAnsi="Comfortaa"/>
          <w:b/>
          <w:bCs/>
          <w:color w:val="FF0000"/>
          <w:sz w:val="28"/>
          <w:szCs w:val="28"/>
          <w:lang w:val="el-GR"/>
        </w:rPr>
      </w:pPr>
      <w:r w:rsidRPr="00CD2894">
        <w:rPr>
          <w:rFonts w:ascii="Comfortaa" w:hAnsi="Comfortaa"/>
          <w:b/>
          <w:bCs/>
          <w:color w:val="FF0000"/>
          <w:sz w:val="28"/>
          <w:szCs w:val="28"/>
          <w:lang w:val="el-GR"/>
        </w:rPr>
        <w:t>Γυμναστές</w:t>
      </w:r>
      <w:r w:rsidRPr="00BC2334">
        <w:rPr>
          <w:rFonts w:ascii="Comfortaa" w:hAnsi="Comfortaa"/>
          <w:b/>
          <w:bCs/>
          <w:color w:val="FF0000"/>
          <w:sz w:val="28"/>
          <w:szCs w:val="28"/>
          <w:lang w:val="el-GR"/>
        </w:rPr>
        <w:t>:</w:t>
      </w:r>
    </w:p>
    <w:p w14:paraId="6D2350FB" w14:textId="24F4E090" w:rsidR="00C31F04" w:rsidRPr="00BC2334" w:rsidRDefault="00C31F04" w:rsidP="00D75376">
      <w:pPr>
        <w:rPr>
          <w:rFonts w:ascii="Comfortaa" w:hAnsi="Comfortaa"/>
          <w:i/>
          <w:iCs/>
          <w:color w:val="FF0000"/>
          <w:sz w:val="24"/>
          <w:szCs w:val="24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Το </w:t>
      </w:r>
      <w:r w:rsidR="00C83E38" w:rsidRPr="00CD2894">
        <w:rPr>
          <w:rFonts w:ascii="Comfortaa" w:hAnsi="Comfortaa"/>
          <w:color w:val="FF0000"/>
          <w:sz w:val="24"/>
          <w:szCs w:val="24"/>
          <w:lang w:val="el-GR"/>
        </w:rPr>
        <w:t>κόστος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μιας </w:t>
      </w:r>
      <w:r w:rsidR="00C83E38" w:rsidRPr="00CD2894">
        <w:rPr>
          <w:rFonts w:ascii="Comfortaa" w:hAnsi="Comfortaa"/>
          <w:color w:val="FF0000"/>
          <w:sz w:val="24"/>
          <w:szCs w:val="24"/>
          <w:lang w:val="el-GR"/>
        </w:rPr>
        <w:t>συνεδρίας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με </w:t>
      </w:r>
      <w:r w:rsidR="00C83E38" w:rsidRPr="00CD2894">
        <w:rPr>
          <w:rFonts w:ascii="Comfortaa" w:hAnsi="Comfortaa"/>
          <w:color w:val="FF0000"/>
          <w:sz w:val="24"/>
          <w:szCs w:val="24"/>
          <w:lang w:val="el-GR"/>
        </w:rPr>
        <w:t>γυμναστή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</w:t>
      </w:r>
      <w:r w:rsidR="00C83E38" w:rsidRPr="00CD2894">
        <w:rPr>
          <w:rFonts w:ascii="Comfortaa" w:hAnsi="Comfortaa"/>
          <w:color w:val="FF0000"/>
          <w:sz w:val="24"/>
          <w:szCs w:val="24"/>
          <w:lang w:val="el-GR"/>
        </w:rPr>
        <w:t>ανέρχεται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στα 30</w:t>
      </w:r>
      <w:r w:rsidRPr="00CD2894">
        <w:rPr>
          <w:rStyle w:val="Emphasis"/>
          <w:i w:val="0"/>
          <w:iCs w:val="0"/>
          <w:color w:val="FF0000"/>
          <w:lang w:val="el-GR"/>
        </w:rPr>
        <w:t>€,</w:t>
      </w:r>
      <w:r w:rsidRPr="00CD2894">
        <w:rPr>
          <w:rStyle w:val="Emphasis"/>
          <w:color w:val="FF0000"/>
          <w:lang w:val="el-GR"/>
        </w:rPr>
        <w:t xml:space="preserve"> </w:t>
      </w:r>
      <w:r w:rsidR="00C83E38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άρα</w:t>
      </w:r>
      <w:r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 xml:space="preserve"> με 2.5% </w:t>
      </w:r>
      <w:r w:rsidR="00C83E38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προμήθεια</w:t>
      </w:r>
      <w:r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C83E38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τα έσοδα ανέρχονται σε 30*0.025=0.75</w:t>
      </w:r>
      <w:r w:rsidR="00C83E38" w:rsidRPr="00CD2894">
        <w:rPr>
          <w:rStyle w:val="Emphasis"/>
          <w:color w:val="FF0000"/>
          <w:lang w:val="el-GR"/>
        </w:rPr>
        <w:t>€.</w:t>
      </w:r>
    </w:p>
    <w:p w14:paraId="6ED66BE7" w14:textId="2B1D953F" w:rsidR="00C31F04" w:rsidRPr="00BC2334" w:rsidRDefault="004C1829" w:rsidP="00D75376">
      <w:pPr>
        <w:rPr>
          <w:rFonts w:ascii="Comfortaa" w:hAnsi="Comfortaa"/>
          <w:color w:val="FF0000"/>
          <w:sz w:val="24"/>
          <w:szCs w:val="24"/>
          <w:lang w:val="el-GR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>Διαφημίσεις</w:t>
      </w:r>
      <w:r w:rsidR="00474BF3" w:rsidRPr="00BC2334">
        <w:rPr>
          <w:rFonts w:ascii="Comfortaa" w:hAnsi="Comfortaa"/>
          <w:color w:val="FF0000"/>
          <w:sz w:val="24"/>
          <w:szCs w:val="24"/>
          <w:lang w:val="el-GR"/>
        </w:rPr>
        <w:t>:</w:t>
      </w:r>
    </w:p>
    <w:p w14:paraId="1F078546" w14:textId="405B4BD1" w:rsidR="00B33922" w:rsidRPr="009D5A28" w:rsidRDefault="00474BF3" w:rsidP="00D06DEE">
      <w:pPr>
        <w:rPr>
          <w:rFonts w:ascii="Comfortaa" w:hAnsi="Comfortaa"/>
          <w:color w:val="FF0000"/>
          <w:sz w:val="24"/>
          <w:szCs w:val="24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Το </w:t>
      </w:r>
      <w:r w:rsidR="004C1829" w:rsidRPr="00CD2894">
        <w:rPr>
          <w:rFonts w:ascii="Comfortaa" w:hAnsi="Comfortaa"/>
          <w:color w:val="FF0000"/>
          <w:sz w:val="24"/>
          <w:szCs w:val="24"/>
          <w:lang w:val="el-GR"/>
        </w:rPr>
        <w:t>κόστος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</w:t>
      </w:r>
      <w:r w:rsidR="004C1829" w:rsidRPr="00CD2894">
        <w:rPr>
          <w:rFonts w:ascii="Comfortaa" w:hAnsi="Comfortaa"/>
          <w:color w:val="FF0000"/>
          <w:sz w:val="24"/>
          <w:szCs w:val="24"/>
          <w:lang w:val="el-GR"/>
        </w:rPr>
        <w:t>διαφημίσεων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είναι 1000</w:t>
      </w:r>
      <w:r w:rsidRPr="00CD2894">
        <w:rPr>
          <w:rStyle w:val="Emphasis"/>
          <w:color w:val="FF0000"/>
          <w:lang w:val="el-GR"/>
        </w:rPr>
        <w:t xml:space="preserve">€ </w:t>
      </w:r>
      <w:r w:rsidR="004C1829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ανά</w:t>
      </w:r>
      <w:r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4C1829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μήνα.</w:t>
      </w:r>
    </w:p>
    <w:sectPr w:rsidR="00B33922" w:rsidRPr="009D5A28" w:rsidSect="00B4612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5BBE88" w14:textId="77777777" w:rsidR="00D21E5C" w:rsidRDefault="00D21E5C" w:rsidP="000F471A">
      <w:pPr>
        <w:spacing w:after="0" w:line="240" w:lineRule="auto"/>
      </w:pPr>
      <w:r>
        <w:separator/>
      </w:r>
    </w:p>
  </w:endnote>
  <w:endnote w:type="continuationSeparator" w:id="0">
    <w:p w14:paraId="1E7E337A" w14:textId="77777777" w:rsidR="00D21E5C" w:rsidRDefault="00D21E5C" w:rsidP="000F471A">
      <w:pPr>
        <w:spacing w:after="0" w:line="240" w:lineRule="auto"/>
      </w:pPr>
      <w:r>
        <w:continuationSeparator/>
      </w:r>
    </w:p>
  </w:endnote>
  <w:endnote w:type="continuationNotice" w:id="1">
    <w:p w14:paraId="3B797A9B" w14:textId="77777777" w:rsidR="00D21E5C" w:rsidRDefault="00D21E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panose1 w:val="00000000000000000000"/>
    <w:charset w:val="A1"/>
    <w:family w:val="auto"/>
    <w:pitch w:val="variable"/>
    <w:sig w:usb0="E00002FF" w:usb1="4000201B" w:usb2="00000028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FEC381" w14:textId="77777777" w:rsidR="00D21E5C" w:rsidRDefault="00D21E5C" w:rsidP="000F471A">
      <w:pPr>
        <w:spacing w:after="0" w:line="240" w:lineRule="auto"/>
      </w:pPr>
      <w:r>
        <w:separator/>
      </w:r>
    </w:p>
  </w:footnote>
  <w:footnote w:type="continuationSeparator" w:id="0">
    <w:p w14:paraId="69DD802F" w14:textId="77777777" w:rsidR="00D21E5C" w:rsidRDefault="00D21E5C" w:rsidP="000F471A">
      <w:pPr>
        <w:spacing w:after="0" w:line="240" w:lineRule="auto"/>
      </w:pPr>
      <w:r>
        <w:continuationSeparator/>
      </w:r>
    </w:p>
  </w:footnote>
  <w:footnote w:type="continuationNotice" w:id="1">
    <w:p w14:paraId="0D20E5DF" w14:textId="77777777" w:rsidR="00D21E5C" w:rsidRDefault="00D21E5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A55F82"/>
    <w:multiLevelType w:val="hybridMultilevel"/>
    <w:tmpl w:val="7EAC2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0636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0F"/>
    <w:rsid w:val="00002E37"/>
    <w:rsid w:val="00004AA9"/>
    <w:rsid w:val="00010B94"/>
    <w:rsid w:val="000148B0"/>
    <w:rsid w:val="00017BDE"/>
    <w:rsid w:val="00022543"/>
    <w:rsid w:val="0003560F"/>
    <w:rsid w:val="00051050"/>
    <w:rsid w:val="00065755"/>
    <w:rsid w:val="00067734"/>
    <w:rsid w:val="000874E2"/>
    <w:rsid w:val="00090538"/>
    <w:rsid w:val="00094249"/>
    <w:rsid w:val="00097EEB"/>
    <w:rsid w:val="000A6642"/>
    <w:rsid w:val="000A6AEA"/>
    <w:rsid w:val="000B3A4C"/>
    <w:rsid w:val="000B3EF4"/>
    <w:rsid w:val="000B6ED7"/>
    <w:rsid w:val="000C7B79"/>
    <w:rsid w:val="000E7DB3"/>
    <w:rsid w:val="000F471A"/>
    <w:rsid w:val="0012188F"/>
    <w:rsid w:val="00127D20"/>
    <w:rsid w:val="00132D08"/>
    <w:rsid w:val="001567EA"/>
    <w:rsid w:val="00156D71"/>
    <w:rsid w:val="001728F8"/>
    <w:rsid w:val="001735F6"/>
    <w:rsid w:val="00176DC8"/>
    <w:rsid w:val="001B61D1"/>
    <w:rsid w:val="001C3274"/>
    <w:rsid w:val="001D1026"/>
    <w:rsid w:val="001D5047"/>
    <w:rsid w:val="001F04C4"/>
    <w:rsid w:val="001F2F0C"/>
    <w:rsid w:val="002121CE"/>
    <w:rsid w:val="00212333"/>
    <w:rsid w:val="00221672"/>
    <w:rsid w:val="0022546B"/>
    <w:rsid w:val="002418E7"/>
    <w:rsid w:val="00245E3B"/>
    <w:rsid w:val="0024757B"/>
    <w:rsid w:val="00250E1E"/>
    <w:rsid w:val="00250E1F"/>
    <w:rsid w:val="0026103F"/>
    <w:rsid w:val="00261DCD"/>
    <w:rsid w:val="00263333"/>
    <w:rsid w:val="0027580A"/>
    <w:rsid w:val="002767F8"/>
    <w:rsid w:val="00287398"/>
    <w:rsid w:val="00287A4C"/>
    <w:rsid w:val="002B283F"/>
    <w:rsid w:val="002D0675"/>
    <w:rsid w:val="002D67CC"/>
    <w:rsid w:val="002F29B6"/>
    <w:rsid w:val="002F664B"/>
    <w:rsid w:val="00302492"/>
    <w:rsid w:val="0032103F"/>
    <w:rsid w:val="00325ADE"/>
    <w:rsid w:val="00341D90"/>
    <w:rsid w:val="0035432A"/>
    <w:rsid w:val="00371149"/>
    <w:rsid w:val="00377438"/>
    <w:rsid w:val="00380F18"/>
    <w:rsid w:val="003B4093"/>
    <w:rsid w:val="003C2BFD"/>
    <w:rsid w:val="003C6E66"/>
    <w:rsid w:val="003E3A95"/>
    <w:rsid w:val="003E3AE8"/>
    <w:rsid w:val="0040257C"/>
    <w:rsid w:val="00411DDB"/>
    <w:rsid w:val="00416536"/>
    <w:rsid w:val="00427BD3"/>
    <w:rsid w:val="004504B8"/>
    <w:rsid w:val="00450CF6"/>
    <w:rsid w:val="0046203F"/>
    <w:rsid w:val="00467ADD"/>
    <w:rsid w:val="00474BF3"/>
    <w:rsid w:val="0048285C"/>
    <w:rsid w:val="004851B7"/>
    <w:rsid w:val="004A01C1"/>
    <w:rsid w:val="004A0316"/>
    <w:rsid w:val="004B1398"/>
    <w:rsid w:val="004B4FDF"/>
    <w:rsid w:val="004C1829"/>
    <w:rsid w:val="004C6E18"/>
    <w:rsid w:val="004D0275"/>
    <w:rsid w:val="004D2C1D"/>
    <w:rsid w:val="004E565E"/>
    <w:rsid w:val="004F114E"/>
    <w:rsid w:val="00504B98"/>
    <w:rsid w:val="00507D9B"/>
    <w:rsid w:val="00511B16"/>
    <w:rsid w:val="005148A8"/>
    <w:rsid w:val="005152E1"/>
    <w:rsid w:val="005177BD"/>
    <w:rsid w:val="00522C89"/>
    <w:rsid w:val="005234A5"/>
    <w:rsid w:val="00524E10"/>
    <w:rsid w:val="00526D89"/>
    <w:rsid w:val="0052796C"/>
    <w:rsid w:val="005351E2"/>
    <w:rsid w:val="005361AE"/>
    <w:rsid w:val="00543863"/>
    <w:rsid w:val="005629CF"/>
    <w:rsid w:val="00570C3C"/>
    <w:rsid w:val="00572C1B"/>
    <w:rsid w:val="00573642"/>
    <w:rsid w:val="00576134"/>
    <w:rsid w:val="00580F67"/>
    <w:rsid w:val="00581252"/>
    <w:rsid w:val="00595763"/>
    <w:rsid w:val="005E7462"/>
    <w:rsid w:val="005F1E32"/>
    <w:rsid w:val="00602F67"/>
    <w:rsid w:val="00613830"/>
    <w:rsid w:val="00617531"/>
    <w:rsid w:val="006267F8"/>
    <w:rsid w:val="006325A7"/>
    <w:rsid w:val="00636779"/>
    <w:rsid w:val="006458AE"/>
    <w:rsid w:val="006500C8"/>
    <w:rsid w:val="00670E4A"/>
    <w:rsid w:val="00672B46"/>
    <w:rsid w:val="00673328"/>
    <w:rsid w:val="00675467"/>
    <w:rsid w:val="00680049"/>
    <w:rsid w:val="00681966"/>
    <w:rsid w:val="00692BEC"/>
    <w:rsid w:val="0069793A"/>
    <w:rsid w:val="006A5BB8"/>
    <w:rsid w:val="006B71EF"/>
    <w:rsid w:val="006D00F0"/>
    <w:rsid w:val="006D521D"/>
    <w:rsid w:val="006E250D"/>
    <w:rsid w:val="006E39C8"/>
    <w:rsid w:val="006E3DD2"/>
    <w:rsid w:val="006F418A"/>
    <w:rsid w:val="006F56B9"/>
    <w:rsid w:val="007011FD"/>
    <w:rsid w:val="0070767A"/>
    <w:rsid w:val="00727301"/>
    <w:rsid w:val="007452B3"/>
    <w:rsid w:val="00754F33"/>
    <w:rsid w:val="0075723F"/>
    <w:rsid w:val="00764C2C"/>
    <w:rsid w:val="00765A14"/>
    <w:rsid w:val="007739D5"/>
    <w:rsid w:val="00781321"/>
    <w:rsid w:val="00784883"/>
    <w:rsid w:val="007A1814"/>
    <w:rsid w:val="007A29F3"/>
    <w:rsid w:val="007A4F98"/>
    <w:rsid w:val="007B3697"/>
    <w:rsid w:val="007B5EC6"/>
    <w:rsid w:val="007C14D1"/>
    <w:rsid w:val="007C1B4C"/>
    <w:rsid w:val="007C2FA5"/>
    <w:rsid w:val="007C6615"/>
    <w:rsid w:val="007D5C1F"/>
    <w:rsid w:val="007D6C65"/>
    <w:rsid w:val="007F124D"/>
    <w:rsid w:val="007F18D9"/>
    <w:rsid w:val="007F5271"/>
    <w:rsid w:val="00810BD8"/>
    <w:rsid w:val="008132FB"/>
    <w:rsid w:val="008328E6"/>
    <w:rsid w:val="0085305E"/>
    <w:rsid w:val="00871192"/>
    <w:rsid w:val="008925D5"/>
    <w:rsid w:val="008A57B8"/>
    <w:rsid w:val="008C37A8"/>
    <w:rsid w:val="008D1C2B"/>
    <w:rsid w:val="008F1F7E"/>
    <w:rsid w:val="008F365E"/>
    <w:rsid w:val="008F3D2E"/>
    <w:rsid w:val="008F6C22"/>
    <w:rsid w:val="00906B1E"/>
    <w:rsid w:val="00917D0B"/>
    <w:rsid w:val="009228D7"/>
    <w:rsid w:val="009417C5"/>
    <w:rsid w:val="009516E6"/>
    <w:rsid w:val="00961353"/>
    <w:rsid w:val="00964716"/>
    <w:rsid w:val="00964C7E"/>
    <w:rsid w:val="00972C52"/>
    <w:rsid w:val="009776A1"/>
    <w:rsid w:val="009820A3"/>
    <w:rsid w:val="009905D6"/>
    <w:rsid w:val="0099237B"/>
    <w:rsid w:val="009A39FF"/>
    <w:rsid w:val="009B081D"/>
    <w:rsid w:val="009C18D9"/>
    <w:rsid w:val="009C232E"/>
    <w:rsid w:val="009C4B89"/>
    <w:rsid w:val="009C77CF"/>
    <w:rsid w:val="009D10B2"/>
    <w:rsid w:val="009D5A28"/>
    <w:rsid w:val="009E20A3"/>
    <w:rsid w:val="009E3E5F"/>
    <w:rsid w:val="009F2B61"/>
    <w:rsid w:val="009F4686"/>
    <w:rsid w:val="00A108AB"/>
    <w:rsid w:val="00A120D3"/>
    <w:rsid w:val="00A12FCA"/>
    <w:rsid w:val="00A263D1"/>
    <w:rsid w:val="00A26C03"/>
    <w:rsid w:val="00A272CF"/>
    <w:rsid w:val="00A5193A"/>
    <w:rsid w:val="00A52F7C"/>
    <w:rsid w:val="00A540C0"/>
    <w:rsid w:val="00A55B1B"/>
    <w:rsid w:val="00A66405"/>
    <w:rsid w:val="00AA092C"/>
    <w:rsid w:val="00AA700B"/>
    <w:rsid w:val="00AD15E6"/>
    <w:rsid w:val="00AD309A"/>
    <w:rsid w:val="00AD705A"/>
    <w:rsid w:val="00AE21CE"/>
    <w:rsid w:val="00AF67D0"/>
    <w:rsid w:val="00B132F3"/>
    <w:rsid w:val="00B23960"/>
    <w:rsid w:val="00B27742"/>
    <w:rsid w:val="00B27E2C"/>
    <w:rsid w:val="00B306CB"/>
    <w:rsid w:val="00B33922"/>
    <w:rsid w:val="00B3677D"/>
    <w:rsid w:val="00B41DEE"/>
    <w:rsid w:val="00B46121"/>
    <w:rsid w:val="00B52212"/>
    <w:rsid w:val="00B56CBD"/>
    <w:rsid w:val="00B60CC8"/>
    <w:rsid w:val="00B675D6"/>
    <w:rsid w:val="00B70A56"/>
    <w:rsid w:val="00B70F86"/>
    <w:rsid w:val="00B82953"/>
    <w:rsid w:val="00B8446D"/>
    <w:rsid w:val="00B90CF2"/>
    <w:rsid w:val="00B97EBD"/>
    <w:rsid w:val="00BA59A9"/>
    <w:rsid w:val="00BA6C57"/>
    <w:rsid w:val="00BB2C09"/>
    <w:rsid w:val="00BB2EBF"/>
    <w:rsid w:val="00BC2237"/>
    <w:rsid w:val="00BC2334"/>
    <w:rsid w:val="00BC371C"/>
    <w:rsid w:val="00BF3600"/>
    <w:rsid w:val="00C04EB3"/>
    <w:rsid w:val="00C17976"/>
    <w:rsid w:val="00C2368C"/>
    <w:rsid w:val="00C25303"/>
    <w:rsid w:val="00C31F04"/>
    <w:rsid w:val="00C365D6"/>
    <w:rsid w:val="00C47674"/>
    <w:rsid w:val="00C50CAA"/>
    <w:rsid w:val="00C53193"/>
    <w:rsid w:val="00C6035A"/>
    <w:rsid w:val="00C81DB3"/>
    <w:rsid w:val="00C83E38"/>
    <w:rsid w:val="00C868CE"/>
    <w:rsid w:val="00C9785B"/>
    <w:rsid w:val="00C97F76"/>
    <w:rsid w:val="00CA40DC"/>
    <w:rsid w:val="00CB44A6"/>
    <w:rsid w:val="00CC5696"/>
    <w:rsid w:val="00CD0C00"/>
    <w:rsid w:val="00CD2894"/>
    <w:rsid w:val="00CD4087"/>
    <w:rsid w:val="00CE3952"/>
    <w:rsid w:val="00CF34B3"/>
    <w:rsid w:val="00D034AC"/>
    <w:rsid w:val="00D06DEE"/>
    <w:rsid w:val="00D1025A"/>
    <w:rsid w:val="00D17DBB"/>
    <w:rsid w:val="00D21E5C"/>
    <w:rsid w:val="00D22F0F"/>
    <w:rsid w:val="00D25962"/>
    <w:rsid w:val="00D354FF"/>
    <w:rsid w:val="00D374CC"/>
    <w:rsid w:val="00D42789"/>
    <w:rsid w:val="00D44EEA"/>
    <w:rsid w:val="00D65010"/>
    <w:rsid w:val="00D73AFC"/>
    <w:rsid w:val="00D73CAD"/>
    <w:rsid w:val="00D75376"/>
    <w:rsid w:val="00D97EBC"/>
    <w:rsid w:val="00DA4C18"/>
    <w:rsid w:val="00DB47EA"/>
    <w:rsid w:val="00DC1011"/>
    <w:rsid w:val="00DD4DF9"/>
    <w:rsid w:val="00E015FC"/>
    <w:rsid w:val="00E2348C"/>
    <w:rsid w:val="00E236BF"/>
    <w:rsid w:val="00E30C96"/>
    <w:rsid w:val="00E625C7"/>
    <w:rsid w:val="00E8062F"/>
    <w:rsid w:val="00E85239"/>
    <w:rsid w:val="00E90578"/>
    <w:rsid w:val="00EA6D41"/>
    <w:rsid w:val="00EA6EA0"/>
    <w:rsid w:val="00EB1BE9"/>
    <w:rsid w:val="00EB3FDE"/>
    <w:rsid w:val="00EC1943"/>
    <w:rsid w:val="00EC2315"/>
    <w:rsid w:val="00EC258D"/>
    <w:rsid w:val="00EC6E45"/>
    <w:rsid w:val="00ED0DAD"/>
    <w:rsid w:val="00ED2032"/>
    <w:rsid w:val="00ED7B04"/>
    <w:rsid w:val="00EE1A5E"/>
    <w:rsid w:val="00EE6062"/>
    <w:rsid w:val="00EF0AD3"/>
    <w:rsid w:val="00F01B20"/>
    <w:rsid w:val="00F62AFA"/>
    <w:rsid w:val="00F667CC"/>
    <w:rsid w:val="00F737F5"/>
    <w:rsid w:val="00F7537E"/>
    <w:rsid w:val="00F82943"/>
    <w:rsid w:val="00F90FEF"/>
    <w:rsid w:val="00F94432"/>
    <w:rsid w:val="00F94590"/>
    <w:rsid w:val="00F97B8B"/>
    <w:rsid w:val="00FA48EA"/>
    <w:rsid w:val="00FB6374"/>
    <w:rsid w:val="00FE13F8"/>
    <w:rsid w:val="00FE5BEF"/>
    <w:rsid w:val="00FF136C"/>
    <w:rsid w:val="00FF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B2BC4"/>
  <w15:chartTrackingRefBased/>
  <w15:docId w15:val="{2944ACE0-BCF1-460D-9960-2020423C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F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F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F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F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F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F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F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F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F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F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F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F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F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F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F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CC8"/>
    <w:rPr>
      <w:rFonts w:ascii="Open Sans" w:hAnsi="Open Sans" w:cs="Open Sans"/>
      <w:sz w:val="36"/>
      <w:szCs w:val="36"/>
      <w:lang w:val="el-GR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CC8"/>
    <w:rPr>
      <w:rFonts w:ascii="Open Sans" w:hAnsi="Open Sans" w:cs="Open Sans"/>
      <w:sz w:val="36"/>
      <w:szCs w:val="36"/>
      <w:lang w:val="el-GR"/>
    </w:rPr>
  </w:style>
  <w:style w:type="character" w:styleId="IntenseReference">
    <w:name w:val="Intense Reference"/>
    <w:basedOn w:val="DefaultParagraphFont"/>
    <w:uiPriority w:val="32"/>
    <w:qFormat/>
    <w:rsid w:val="00D22F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71A"/>
  </w:style>
  <w:style w:type="paragraph" w:styleId="Footer">
    <w:name w:val="footer"/>
    <w:basedOn w:val="Normal"/>
    <w:link w:val="Foot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71A"/>
  </w:style>
  <w:style w:type="table" w:styleId="TableGrid">
    <w:name w:val="Table Grid"/>
    <w:basedOn w:val="TableNormal"/>
    <w:uiPriority w:val="39"/>
    <w:rsid w:val="00B60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-Accent1">
    <w:name w:val="Medium List 2 Accent 1"/>
    <w:basedOn w:val="TableNormal"/>
    <w:uiPriority w:val="66"/>
    <w:rsid w:val="00A5193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l-GR" w:eastAsia="el-GR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Emphasis">
    <w:name w:val="Emphasis"/>
    <w:basedOn w:val="DefaultParagraphFont"/>
    <w:uiPriority w:val="20"/>
    <w:qFormat/>
    <w:rsid w:val="008F365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7F18D9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F18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F18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0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41185-3BE2-4F9E-A114-A1E671E7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1249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ΠΟΤΑΜΙΑΝΟΣ ΑΓΓΕΛΟΣ - ΝΙΚΟΛΑΟΣ</dc:creator>
  <cp:keywords/>
  <dc:description/>
  <cp:lastModifiedBy>ΚΑΤΣΑΡΟΣ ΑΝΔΡΕΑΣ</cp:lastModifiedBy>
  <cp:revision>6</cp:revision>
  <cp:lastPrinted>2024-04-07T19:53:00Z</cp:lastPrinted>
  <dcterms:created xsi:type="dcterms:W3CDTF">2024-05-29T11:21:00Z</dcterms:created>
  <dcterms:modified xsi:type="dcterms:W3CDTF">2024-05-29T11:21:00Z</dcterms:modified>
</cp:coreProperties>
</file>