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95C67" w14:textId="31619B62" w:rsidR="00B82953" w:rsidRPr="00E92F21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58242" behindDoc="0" locked="0" layoutInCell="1" allowOverlap="1" wp14:anchorId="0A097208" wp14:editId="327D793F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58241" behindDoc="0" locked="0" layoutInCell="1" allowOverlap="1" wp14:anchorId="67ABC20A" wp14:editId="593479C0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F21">
        <w:rPr>
          <w:noProof/>
          <w:lang w:val="el-GR"/>
        </w:rPr>
        <w:t>Ε</w:t>
      </w:r>
    </w:p>
    <w:p w14:paraId="6C304D43" w14:textId="08168F77" w:rsidR="00B82953" w:rsidRDefault="00B82953" w:rsidP="00D22F0F">
      <w:pPr>
        <w:ind w:left="1440" w:hanging="1440"/>
        <w:rPr>
          <w:noProof/>
        </w:rPr>
      </w:pPr>
    </w:p>
    <w:p w14:paraId="698896D9" w14:textId="1B81B70D" w:rsidR="00B82953" w:rsidRDefault="00B82953" w:rsidP="00D22F0F">
      <w:pPr>
        <w:ind w:left="1440" w:hanging="1440"/>
        <w:rPr>
          <w:noProof/>
        </w:rPr>
      </w:pPr>
    </w:p>
    <w:p w14:paraId="5618470F" w14:textId="57C7FE8F" w:rsidR="00B82953" w:rsidRDefault="00B82953" w:rsidP="00D22F0F">
      <w:pPr>
        <w:ind w:left="1440" w:hanging="1440"/>
        <w:rPr>
          <w:noProof/>
        </w:rPr>
      </w:pPr>
    </w:p>
    <w:p w14:paraId="2AB96895" w14:textId="23704AC9" w:rsidR="00B82953" w:rsidRDefault="00B82953" w:rsidP="00D22F0F">
      <w:pPr>
        <w:ind w:left="1440" w:hanging="1440"/>
        <w:rPr>
          <w:noProof/>
        </w:rPr>
      </w:pPr>
    </w:p>
    <w:p w14:paraId="34E53E0F" w14:textId="1F2F1844" w:rsidR="00B82953" w:rsidRDefault="00B82953" w:rsidP="00D22F0F">
      <w:pPr>
        <w:ind w:left="1440" w:hanging="1440"/>
        <w:rPr>
          <w:noProof/>
        </w:rPr>
      </w:pPr>
    </w:p>
    <w:p w14:paraId="3669A76B" w14:textId="7ACBD44F" w:rsidR="00B82953" w:rsidRDefault="00B82953" w:rsidP="00D22F0F">
      <w:pPr>
        <w:ind w:left="1440" w:hanging="1440"/>
        <w:rPr>
          <w:noProof/>
        </w:rPr>
      </w:pPr>
    </w:p>
    <w:p w14:paraId="0DDC2E8A" w14:textId="469C3E1C" w:rsidR="00B82953" w:rsidRDefault="00B82953" w:rsidP="00D22F0F">
      <w:pPr>
        <w:ind w:left="1440" w:hanging="1440"/>
        <w:rPr>
          <w:noProof/>
        </w:rPr>
      </w:pPr>
    </w:p>
    <w:p w14:paraId="2AC02185" w14:textId="4D0898A1" w:rsidR="00B82953" w:rsidRDefault="00B82953" w:rsidP="00D22F0F">
      <w:pPr>
        <w:ind w:left="1440" w:hanging="1440"/>
        <w:rPr>
          <w:noProof/>
        </w:rPr>
      </w:pPr>
    </w:p>
    <w:p w14:paraId="5A6CB204" w14:textId="77777777" w:rsidR="00B82953" w:rsidRDefault="00B82953" w:rsidP="00D22F0F">
      <w:pPr>
        <w:ind w:left="1440" w:hanging="1440"/>
        <w:rPr>
          <w:noProof/>
        </w:rPr>
      </w:pPr>
    </w:p>
    <w:p w14:paraId="7A899B05" w14:textId="77777777" w:rsidR="00B82953" w:rsidRDefault="00B82953" w:rsidP="00D22F0F">
      <w:pPr>
        <w:ind w:left="1440" w:hanging="1440"/>
        <w:rPr>
          <w:noProof/>
        </w:rPr>
      </w:pPr>
    </w:p>
    <w:p w14:paraId="6987E145" w14:textId="77777777" w:rsidR="00B82953" w:rsidRDefault="00B82953" w:rsidP="00D22F0F">
      <w:pPr>
        <w:ind w:left="1440" w:hanging="1440"/>
        <w:rPr>
          <w:noProof/>
        </w:rPr>
      </w:pPr>
    </w:p>
    <w:p w14:paraId="75624B92" w14:textId="77777777" w:rsidR="00B82953" w:rsidRDefault="00B82953" w:rsidP="00D22F0F">
      <w:pPr>
        <w:ind w:left="1440" w:hanging="1440"/>
        <w:rPr>
          <w:noProof/>
        </w:rPr>
      </w:pPr>
    </w:p>
    <w:p w14:paraId="54D35AEC" w14:textId="633E873E" w:rsidR="00B82953" w:rsidRDefault="00B82953" w:rsidP="00D22F0F">
      <w:pPr>
        <w:ind w:left="1440" w:hanging="1440"/>
        <w:rPr>
          <w:noProof/>
        </w:rPr>
      </w:pPr>
    </w:p>
    <w:p w14:paraId="6E2E92D2" w14:textId="08287EF2" w:rsidR="00B82953" w:rsidRDefault="00B82953" w:rsidP="00D22F0F">
      <w:pPr>
        <w:ind w:left="1440" w:hanging="1440"/>
        <w:rPr>
          <w:noProof/>
        </w:rPr>
      </w:pPr>
    </w:p>
    <w:p w14:paraId="6463E51C" w14:textId="235580F8" w:rsidR="00B82953" w:rsidRDefault="00B82953" w:rsidP="00D22F0F">
      <w:pPr>
        <w:ind w:left="1440" w:hanging="1440"/>
        <w:rPr>
          <w:noProof/>
        </w:rPr>
      </w:pPr>
    </w:p>
    <w:p w14:paraId="693DE2F4" w14:textId="586A357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18375C7" wp14:editId="5DCB0135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02EE2054" w14:textId="4D1769E5" w:rsidR="00D22F0F" w:rsidRPr="008A72D0" w:rsidRDefault="00282556" w:rsidP="00D22F0F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Use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375C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5824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02EE2054" w14:textId="4D1769E5" w:rsidR="00D22F0F" w:rsidRPr="008A72D0" w:rsidRDefault="00282556" w:rsidP="00D22F0F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Use Cases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58244" behindDoc="0" locked="0" layoutInCell="1" allowOverlap="1" wp14:anchorId="0349753F" wp14:editId="4AB56BC9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A77C6" w14:textId="0AB8348D" w:rsidR="00B82953" w:rsidRDefault="00B82953" w:rsidP="00D22F0F">
      <w:pPr>
        <w:ind w:left="1440" w:hanging="1440"/>
        <w:rPr>
          <w:noProof/>
        </w:rPr>
      </w:pPr>
    </w:p>
    <w:p w14:paraId="6B0A26D0" w14:textId="2B4450EE" w:rsidR="00B82953" w:rsidRDefault="00B82953" w:rsidP="00D22F0F">
      <w:pPr>
        <w:ind w:left="1440" w:hanging="1440"/>
        <w:rPr>
          <w:noProof/>
        </w:rPr>
      </w:pPr>
    </w:p>
    <w:p w14:paraId="67DAB132" w14:textId="5226BE35" w:rsidR="00B82953" w:rsidRDefault="00B82953" w:rsidP="00D22F0F">
      <w:pPr>
        <w:ind w:left="1440" w:hanging="1440"/>
        <w:rPr>
          <w:noProof/>
        </w:rPr>
      </w:pPr>
    </w:p>
    <w:p w14:paraId="0A802860" w14:textId="457F36EC" w:rsidR="00B82953" w:rsidRDefault="00B82953" w:rsidP="00D22F0F">
      <w:pPr>
        <w:ind w:left="1440" w:hanging="1440"/>
        <w:rPr>
          <w:noProof/>
        </w:rPr>
      </w:pPr>
    </w:p>
    <w:p w14:paraId="2EF4E201" w14:textId="59609178" w:rsidR="00B82953" w:rsidRDefault="00B82953" w:rsidP="00D22F0F">
      <w:pPr>
        <w:ind w:left="1440" w:hanging="1440"/>
        <w:rPr>
          <w:noProof/>
        </w:rPr>
      </w:pPr>
    </w:p>
    <w:p w14:paraId="22662027" w14:textId="60E8FFB2" w:rsidR="00B82953" w:rsidRDefault="00B82953" w:rsidP="00D22F0F">
      <w:pPr>
        <w:ind w:left="1440" w:hanging="1440"/>
        <w:rPr>
          <w:noProof/>
        </w:rPr>
      </w:pPr>
    </w:p>
    <w:p w14:paraId="7CC2C309" w14:textId="34B94462" w:rsidR="00B82953" w:rsidRDefault="00B82953" w:rsidP="00D22F0F">
      <w:pPr>
        <w:ind w:left="1440" w:hanging="1440"/>
        <w:rPr>
          <w:noProof/>
        </w:rPr>
      </w:pPr>
    </w:p>
    <w:p w14:paraId="4D19DBF2" w14:textId="24854503" w:rsidR="00B82953" w:rsidRDefault="00B82953" w:rsidP="00D22F0F">
      <w:pPr>
        <w:ind w:left="1440" w:hanging="1440"/>
        <w:rPr>
          <w:noProof/>
        </w:rPr>
      </w:pPr>
    </w:p>
    <w:p w14:paraId="49B5EC05" w14:textId="41825956" w:rsidR="00B82953" w:rsidRDefault="00B82953" w:rsidP="00D22F0F">
      <w:pPr>
        <w:ind w:left="1440" w:hanging="1440"/>
        <w:rPr>
          <w:noProof/>
        </w:rPr>
      </w:pPr>
    </w:p>
    <w:p w14:paraId="37A816A7" w14:textId="04E4A3C2" w:rsidR="00B82953" w:rsidRDefault="00B82953" w:rsidP="00D22F0F">
      <w:pPr>
        <w:ind w:left="1440" w:hanging="1440"/>
        <w:rPr>
          <w:noProof/>
        </w:rPr>
      </w:pPr>
    </w:p>
    <w:p w14:paraId="494C1613" w14:textId="524644E7" w:rsidR="00B82953" w:rsidRDefault="00B82953" w:rsidP="00D22F0F">
      <w:pPr>
        <w:ind w:left="1440" w:hanging="1440"/>
        <w:rPr>
          <w:noProof/>
        </w:rPr>
      </w:pPr>
    </w:p>
    <w:p w14:paraId="6874ECFC" w14:textId="59597679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58243" behindDoc="0" locked="0" layoutInCell="1" allowOverlap="1" wp14:anchorId="0EB39AB7" wp14:editId="4B5800CD">
            <wp:simplePos x="0" y="0"/>
            <wp:positionH relativeFrom="margin">
              <wp:posOffset>2170430</wp:posOffset>
            </wp:positionH>
            <wp:positionV relativeFrom="paragraph">
              <wp:posOffset>280937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54CD" w14:textId="3B11D039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8D50575" wp14:editId="55495821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63A156F0" w14:textId="42C8B887" w:rsidR="00D22F0F" w:rsidRPr="008A72D0" w:rsidRDefault="00D11740" w:rsidP="00C731A9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50575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8.9pt;margin-top:8.15pt;width:71.95pt;height:37.5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    <v:textbox>
                  <w:txbxContent>
                    <w:p w14:paraId="63A156F0" w14:textId="42C8B887" w:rsidR="00D22F0F" w:rsidRPr="008A72D0" w:rsidRDefault="00D11740" w:rsidP="00C731A9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F1D110" w14:textId="59FC5632" w:rsidR="00B82953" w:rsidRDefault="00B82953" w:rsidP="00D22F0F">
      <w:pPr>
        <w:ind w:left="1440" w:hanging="1440"/>
        <w:rPr>
          <w:noProof/>
        </w:rPr>
      </w:pPr>
    </w:p>
    <w:p w14:paraId="2B93329B" w14:textId="4B315A12" w:rsidR="00B82953" w:rsidRDefault="005152E1" w:rsidP="00D22F0F">
      <w:pPr>
        <w:ind w:left="1440" w:hanging="1440"/>
        <w:rPr>
          <w:noProof/>
        </w:rPr>
      </w:pPr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5641E34" wp14:editId="5E6FF8C3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A4369" w14:textId="17ED4565" w:rsidR="00B82953" w:rsidRDefault="00F01B20" w:rsidP="00D22F0F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58247" behindDoc="0" locked="0" layoutInCell="1" allowOverlap="1" wp14:anchorId="53862B07" wp14:editId="070BD898">
            <wp:simplePos x="0" y="0"/>
            <wp:positionH relativeFrom="margin">
              <wp:posOffset>326003</wp:posOffset>
            </wp:positionH>
            <wp:positionV relativeFrom="paragraph">
              <wp:posOffset>16400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A8F41" w14:textId="2917EB67" w:rsidR="005152E1" w:rsidRDefault="00D06439" w:rsidP="00B82953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046676D9" wp14:editId="7E54715C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0F59E" w14:textId="40EE3325" w:rsidR="00243A30" w:rsidRPr="009F59CD" w:rsidRDefault="00E90BAA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6676D9" id="_x0000_s1028" style="position:absolute;margin-left:116.5pt;margin-top:16.9pt;width:217.7pt;height:28.1pt;z-index:-2516582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73E0F59E" w14:textId="40EE3325" w:rsidR="00243A30" w:rsidRPr="009F59CD" w:rsidRDefault="00E90BAA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4CC3F76" wp14:editId="5D631E2F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B9D8C4" id="Rectangle 1" o:spid="_x0000_s1026" style="position:absolute;margin-left:124.7pt;margin-top:22.4pt;width:192.4pt;height:20.15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5DAC4107" w14:textId="77777777" w:rsidR="00282556" w:rsidRDefault="00BF1726" w:rsidP="00282556">
      <w:pPr>
        <w:pStyle w:val="TOCHeading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79E615AD" wp14:editId="728E6BB0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61C24" w14:textId="07CB06E9" w:rsidR="00BF1726" w:rsidRPr="00CE188E" w:rsidRDefault="00CE188E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E615AD" id="_x0000_s1029" style="position:absolute;left:0;text-align:left;margin-left:173.05pt;margin-top:19.45pt;width:217.7pt;height:28.1pt;z-index:-2516582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68361C24" w14:textId="07CB06E9" w:rsidR="00BF1726" w:rsidRPr="00CE188E" w:rsidRDefault="00CE188E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78149505" wp14:editId="6369BCC9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F494B" w14:textId="12D4CFA5" w:rsidR="00F16E17" w:rsidRDefault="00CE188E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  <w:p w14:paraId="7C7E2D16" w14:textId="6FCDF9A6" w:rsidR="00BF1726" w:rsidRPr="00CE188E" w:rsidRDefault="00BF1726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ins w:id="0" w:author="Unknown" w:date="2024-04-07T12:54:00Z"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3"/>
                                  <w:szCs w:val="33"/>
                                  <w:lang w:val="el-GR"/>
                                </w:rPr>
                                <w:t>Ρόλος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49505" id="_x0000_s1030" style="position:absolute;left:0;text-align:left;margin-left:173.05pt;margin-top:189.6pt;width:217.7pt;height:28.1pt;z-index:-2516582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4BEF494B" w14:textId="12D4CFA5" w:rsidR="00F16E17" w:rsidRDefault="00CE188E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  <w:p w14:paraId="7C7E2D16" w14:textId="6FCDF9A6" w:rsidR="00BF1726" w:rsidRPr="00CE188E" w:rsidRDefault="00BF1726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ins w:id="1" w:author="Unknown" w:date="2024-04-07T12:54:00Z">
                        <w:r>
                          <w:rPr>
                            <w:b/>
                            <w:bCs/>
                            <w:color w:val="FFFFFF" w:themeColor="background1"/>
                            <w:sz w:val="33"/>
                            <w:szCs w:val="33"/>
                            <w:lang w:val="el-GR"/>
                          </w:rPr>
                          <w:t>Ρόλος</w:t>
                        </w:r>
                      </w:ins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085F7B7D" wp14:editId="086EBC7E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83DC4" w14:textId="092EACDC" w:rsidR="00F16E17" w:rsidRDefault="00CE188E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  <w:p w14:paraId="34CC56A3" w14:textId="35DBA2FB" w:rsidR="00BF1726" w:rsidRPr="00CE188E" w:rsidRDefault="00BF1726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ins w:id="2" w:author="Unknown" w:date="2024-04-07T12:54:00Z"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3"/>
                                  <w:szCs w:val="33"/>
                                  <w:lang w:val="el-GR"/>
                                </w:rPr>
                                <w:t>Ρόλος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F7B7D" id="_x0000_s1031" style="position:absolute;left:0;text-align:left;margin-left:173.2pt;margin-top:366.7pt;width:217.7pt;height:28.1pt;z-index:-2516582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46083DC4" w14:textId="092EACDC" w:rsidR="00F16E17" w:rsidRDefault="00CE188E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  <w:p w14:paraId="34CC56A3" w14:textId="35DBA2FB" w:rsidR="00BF1726" w:rsidRPr="00CE188E" w:rsidRDefault="00BF1726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ins w:id="3" w:author="Unknown" w:date="2024-04-07T12:54:00Z">
                        <w:r>
                          <w:rPr>
                            <w:b/>
                            <w:bCs/>
                            <w:color w:val="FFFFFF" w:themeColor="background1"/>
                            <w:sz w:val="33"/>
                            <w:szCs w:val="33"/>
                            <w:lang w:val="el-GR"/>
                          </w:rPr>
                          <w:t>Ρόλος</w:t>
                        </w:r>
                      </w:ins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1F91EB1C" wp14:editId="61A760BC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F74AAF" w14:textId="5EAA2513" w:rsidR="00F16E17" w:rsidRDefault="00CE188E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  <w:p w14:paraId="67A7C394" w14:textId="45366617" w:rsidR="00BF1726" w:rsidRPr="00CE188E" w:rsidRDefault="00BF1726" w:rsidP="00243A30">
                            <w:pPr>
                              <w:rPr>
                                <w:b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ins w:id="4" w:author="Unknown" w:date="2024-04-07T12:54:00Z"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3"/>
                                  <w:szCs w:val="33"/>
                                  <w:lang w:val="el-GR"/>
                                </w:rPr>
                                <w:t>Ρόλος</w:t>
                              </w:r>
                            </w:ins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1EB1C" id="_x0000_s1032" style="position:absolute;left:0;text-align:left;margin-left:172.9pt;margin-top:550.35pt;width:217.7pt;height:28.1pt;z-index:-2516582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52F74AAF" w14:textId="5EAA2513" w:rsidR="00F16E17" w:rsidRDefault="00CE188E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  <w:p w14:paraId="67A7C394" w14:textId="45366617" w:rsidR="00BF1726" w:rsidRPr="00CE188E" w:rsidRDefault="00BF1726" w:rsidP="00243A30">
                      <w:pPr>
                        <w:rPr>
                          <w:b/>
                          <w:color w:val="FFFFFF" w:themeColor="background1"/>
                          <w:sz w:val="33"/>
                          <w:szCs w:val="33"/>
                        </w:rPr>
                      </w:pPr>
                      <w:ins w:id="5" w:author="Unknown" w:date="2024-04-07T12:54:00Z">
                        <w:r>
                          <w:rPr>
                            <w:b/>
                            <w:bCs/>
                            <w:color w:val="FFFFFF" w:themeColor="background1"/>
                            <w:sz w:val="33"/>
                            <w:szCs w:val="33"/>
                            <w:lang w:val="el-GR"/>
                          </w:rPr>
                          <w:t>Ρόλος</w:t>
                        </w:r>
                      </w:ins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AA43EA"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3C89DB27" wp14:editId="33FC026F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E0B94" w14:textId="5BF3793F" w:rsidR="00D06439" w:rsidRPr="009F59CD" w:rsidRDefault="005814BC" w:rsidP="00C731A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89DB27" id="_x0000_s1033" style="position:absolute;left:0;text-align:left;margin-left:116.15pt;margin-top:164.45pt;width:217.7pt;height:27.2pt;z-index:-2516582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6C3E0B94" w14:textId="5BF3793F" w:rsidR="00D06439" w:rsidRPr="009F59CD" w:rsidRDefault="005814BC" w:rsidP="00C731A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215D2D60" wp14:editId="1CE84819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E9130" w14:textId="77C58B83" w:rsidR="00D06439" w:rsidRPr="009F59CD" w:rsidRDefault="005814BC" w:rsidP="00357B9B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D2D60" id="_x0000_s1034" style="position:absolute;left:0;text-align:left;margin-left:116.3pt;margin-top:343pt;width:217.7pt;height:28.1pt;z-index:-25165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5A3E9130" w14:textId="77C58B83" w:rsidR="00D06439" w:rsidRPr="009F59CD" w:rsidRDefault="005814BC" w:rsidP="00357B9B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550F76D" wp14:editId="6A5ED0E5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05FE30" id="Rectangle 1" o:spid="_x0000_s1026" style="position:absolute;margin-left:120.65pt;margin-top:346.75pt;width:196.3pt;height:20.15pt;z-index:2516582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253453D3" wp14:editId="279C50AD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2E8A9" w14:textId="7689F99E" w:rsidR="00D06439" w:rsidRPr="009F59CD" w:rsidRDefault="00D06439" w:rsidP="00D0643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</w:t>
                            </w:r>
                            <w:r w:rsidR="005814BC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8</w:t>
                            </w: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453D3" id="_x0000_s1035" style="position:absolute;left:0;text-align:left;margin-left:116.45pt;margin-top:526.25pt;width:217.7pt;height:28.1pt;z-index:-25165822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1A02E8A9" w14:textId="7689F99E" w:rsidR="00D06439" w:rsidRPr="009F59CD" w:rsidRDefault="00D06439" w:rsidP="00D0643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</w:t>
                      </w:r>
                      <w:r w:rsidR="005814BC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8</w:t>
                      </w: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81F7B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FCD4480" wp14:editId="7BD2B2FB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7D0AB1" id="Rectangle 1" o:spid="_x0000_s1026" style="position:absolute;margin-left:127.75pt;margin-top:529.3pt;width:192.4pt;height:20.15pt;z-index:2516582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58250" behindDoc="0" locked="0" layoutInCell="1" allowOverlap="1" wp14:anchorId="1AD1D2E7" wp14:editId="1B505D5C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7B" w:rsidRPr="000F471A">
        <w:rPr>
          <w:noProof/>
          <w:sz w:val="36"/>
          <w:szCs w:val="36"/>
        </w:rPr>
        <w:drawing>
          <wp:anchor distT="0" distB="0" distL="114300" distR="114300" simplePos="0" relativeHeight="251658249" behindDoc="0" locked="0" layoutInCell="1" allowOverlap="1" wp14:anchorId="1260D366" wp14:editId="18486103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439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A91FB1B" wp14:editId="38CF987F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765DF3" id="Rectangle 1" o:spid="_x0000_s1026" style="position:absolute;margin-left:124.85pt;margin-top:169pt;width:192.35pt;height:20.15pt;z-index:2516582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="00C7028F" w:rsidRPr="000F471A">
        <w:rPr>
          <w:noProof/>
          <w:sz w:val="36"/>
          <w:szCs w:val="36"/>
        </w:rPr>
        <w:drawing>
          <wp:anchor distT="0" distB="0" distL="114300" distR="114300" simplePos="0" relativeHeight="251658248" behindDoc="0" locked="0" layoutInCell="1" allowOverlap="1" wp14:anchorId="1443B8FD" wp14:editId="03B99174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2E1" w:rsidRPr="000F471A">
        <w:rPr>
          <w:sz w:val="36"/>
          <w:szCs w:val="36"/>
        </w:rPr>
        <w:br w:type="page"/>
      </w:r>
    </w:p>
    <w:sdt>
      <w:sdtPr>
        <w:rPr>
          <w:rFonts w:ascii="Comfortaa" w:eastAsiaTheme="minorEastAsia" w:hAnsi="Comfortaa" w:cstheme="minorBidi"/>
          <w:b/>
          <w:color w:val="auto"/>
          <w:kern w:val="2"/>
          <w:sz w:val="22"/>
          <w:szCs w:val="22"/>
          <w:u w:val="none"/>
          <w14:ligatures w14:val="standardContextual"/>
        </w:rPr>
        <w:id w:val="-155700972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657F0DF0" w14:textId="6B92113D" w:rsidR="00282556" w:rsidRPr="003B2CF8" w:rsidRDefault="00282556" w:rsidP="00282556">
          <w:pPr>
            <w:pStyle w:val="TOCHeading"/>
            <w:rPr>
              <w:rFonts w:ascii="Comfortaa" w:hAnsi="Comfortaa"/>
              <w:lang w:val="el-GR"/>
            </w:rPr>
          </w:pPr>
          <w:r w:rsidRPr="003B2CF8">
            <w:rPr>
              <w:rFonts w:ascii="Comfortaa" w:hAnsi="Comfortaa"/>
              <w:lang w:val="el-GR"/>
            </w:rPr>
            <w:t>Περιεχόμενα</w:t>
          </w:r>
        </w:p>
        <w:p w14:paraId="647A937F" w14:textId="34AC2967" w:rsidR="00081CF9" w:rsidRDefault="002825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 w:rsidRPr="003B2CF8">
            <w:rPr>
              <w:rFonts w:ascii="Comfortaa" w:hAnsi="Comfortaa"/>
            </w:rPr>
            <w:fldChar w:fldCharType="begin"/>
          </w:r>
          <w:r w:rsidRPr="003B2CF8">
            <w:rPr>
              <w:rFonts w:ascii="Comfortaa" w:hAnsi="Comfortaa"/>
            </w:rPr>
            <w:instrText xml:space="preserve"> TOC \o "1-3" \h \z \u </w:instrText>
          </w:r>
          <w:r w:rsidRPr="003B2CF8">
            <w:rPr>
              <w:rFonts w:ascii="Comfortaa" w:hAnsi="Comfortaa"/>
            </w:rPr>
            <w:fldChar w:fldCharType="separate"/>
          </w:r>
          <w:hyperlink w:anchor="_Toc167894726" w:history="1">
            <w:r w:rsidR="00081CF9" w:rsidRPr="005310FB">
              <w:rPr>
                <w:rStyle w:val="Hyperlink"/>
                <w:rFonts w:ascii="Comfortaa" w:hAnsi="Comfortaa"/>
                <w:noProof/>
              </w:rPr>
              <w:t>Client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_Toc167894726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4D796838" w14:textId="01015E8A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27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Αναζήτηση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_Toc167894727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45A01A90" w14:textId="2860C608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28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(Αναζήτηση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μέσω πεδίου αναζήτησης)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_Toc167894728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A27E792" w14:textId="3474A44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29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(Εφαρμογή φίλτρων για πιο στοχευμένη αναζήτηση)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_Toc167894729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7EB9D09" w14:textId="221A48BE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0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(Αναζήτηση establishment μέσω χάρτη)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_Toc167894730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04F449AD" w14:textId="1F38BEE0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1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Έναρξη και διαχείριση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σε ένα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_Toc167894731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3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ABB1870" w14:textId="2FCD8E6D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2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 xml:space="preserve"> 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ροή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 xml:space="preserve"> (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Έναρξη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 xml:space="preserve"> membership plan)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_Toc167894732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3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66A54911" w14:textId="4E4240B7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3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1 (Αποτυχία λόγω σφάλματος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payment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card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_Toc167894733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3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6DF0FCD8" w14:textId="3FABE22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4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2 (Αλλαγή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_Toc167894734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3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120EB58" w14:textId="64A53827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5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3 (Πάγωμα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_Toc167894735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3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6F178FD" w14:textId="10ADEF38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6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4 (Ακύρωση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membership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plan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_Toc167894736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4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8BB82F0" w14:textId="0B718CBA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7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Αγορά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product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από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establishment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_Toc167894737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4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3C9B02EF" w14:textId="409CA876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8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(Προσθήκη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product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στο καλάθι και αγορά)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_Toc167894738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4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1CC6B2F" w14:textId="01308AC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39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(Αποτυχία λόγω σφάλματος payment card)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_Toc167894739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4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3A38B42E" w14:textId="6665D82D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0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(Τροποποίηση καλαθιού)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_Toc167894740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4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C6514D7" w14:textId="70D9D45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1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3 (Παρακολούθηση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order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_Toc167894741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4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3CDD4490" w14:textId="7535B311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2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4 (Ακύρωση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order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_Toc167894742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5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0F9C1498" w14:textId="2AFE44D4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3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Δημιουργία και διαχείριση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για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_Toc167894743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5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1CEBB3F" w14:textId="199CECF7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4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ροή(Δημιουργία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για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_Toc167894744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5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2F24A49" w14:textId="03077C19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5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1 (Τροποποίηση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_Toc167894745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5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4418A9A9" w14:textId="4ED80029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6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2 (Ακύρωση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appointment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_Toc167894746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6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01319BC1" w14:textId="399A7FAE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7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Προσθήκη και διαχείριση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payment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card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_Toc167894747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6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6730E90B" w14:textId="1898CD09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8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(Προσθήκη νέας payment card)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_Toc167894748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6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A693219" w14:textId="70764E16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49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(Σφάλμα εισαγωγής λόγω λανθασμένων στοιχείων)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_Toc167894749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6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10B3CBFE" w14:textId="063B1B1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0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(Αφαίρεση payment card)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_Toc167894750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6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CA579C2" w14:textId="63E0DBDD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1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Συγγραφή και διαχείριση κριτικής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_Toc167894751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7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33CE0F1" w14:textId="721C04EE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2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(Συγγραφή κριτικής)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_Toc167894752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7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618E52BE" w14:textId="0EA44CC6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3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 (Επεξεργασία κριτικής)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_Toc167894753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7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C093105" w14:textId="713A451A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4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(Διαγραφή κριτικής)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_Toc167894754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7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7AA592A" w14:textId="51FE07F6" w:rsidR="00081CF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5" w:history="1">
            <w:r w:rsidR="00081CF9" w:rsidRPr="005310FB">
              <w:rPr>
                <w:rStyle w:val="Hyperlink"/>
                <w:rFonts w:ascii="Comfortaa" w:hAnsi="Comfortaa"/>
                <w:noProof/>
              </w:rPr>
              <w:t>Trainer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_Toc167894755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8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D2BA3FB" w14:textId="3D0B0444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6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Δημιουργία και παρακολούθηση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appointments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και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activities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_Toc167894756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8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6E3EBA9C" w14:textId="0B65C417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7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(Δημιουργία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_Toc167894757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8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789D81F" w14:textId="11232FC0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8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1 (Τροποποίηση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_Toc167894758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8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E351B5D" w14:textId="41EE2B93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59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2 (Διαγραφή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_Toc167894759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8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667B399" w14:textId="52579E4B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0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Εναλλακτική ροή 3 (Διαγραφή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activity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 με αναδρομολόγηση)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_Toc167894760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8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6361D550" w14:textId="5B8B21C4" w:rsidR="00081CF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1" w:history="1">
            <w:r w:rsidR="00081CF9" w:rsidRPr="005310FB">
              <w:rPr>
                <w:rStyle w:val="Hyperlink"/>
                <w:rFonts w:ascii="Comfortaa" w:hAnsi="Comfortaa"/>
                <w:noProof/>
              </w:rPr>
              <w:t>Owner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_Toc167894761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9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3B414B02" w14:textId="3EC83098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2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Παρακολούθηση στατιστικών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_Toc167894762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9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2E7699C" w14:textId="664E61C5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3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(Άνοιγμα στατιστικών)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_Toc167894763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9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12CB765E" w14:textId="376E671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4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(Καθαρισμός στατιστικών)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_Toc167894764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9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288AED2" w14:textId="07426F1F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5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Έλεγχος σχολίων / κριτικών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_Toc167894765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9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0A76A61" w14:textId="09D35973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6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(Προβολή σχολίων/κριτικών)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_Toc167894766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9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61A8FF00" w14:textId="6AD558BA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7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(Καρφίτσωμα σχολίων)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_Toc167894767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9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B4B9544" w14:textId="59068F55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8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Πληροφορίες επιχείρησης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_Toc167894768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10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0DAA2B9F" w14:textId="3C156362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69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(Άνοιγμα πληροφοριών)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_Toc167894769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10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458250A" w14:textId="1C8276B4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0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(Τροποποίηση στοιχείων)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_Toc167894770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10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491C5E6" w14:textId="7C9622AF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1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Έλεγχος παραγγελιών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_Toc167894771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10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761FD84" w14:textId="71061791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2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(Επιβεβαίωση παραγγελίας)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_Toc167894772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10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05479F8D" w14:textId="3C175CA0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3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(Ακύρωση παραγγελίας)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_Toc167894773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10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7C09B99" w14:textId="225B7DE0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4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Έλεγχος προγράμματος / Κατάσταση μαθημάτων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_Toc167894774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11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31DF8FA" w14:textId="41B2EF77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5" w:history="1">
            <w:r w:rsidR="00081CF9" w:rsidRPr="005310FB">
              <w:rPr>
                <w:rStyle w:val="Hyperlink"/>
                <w:rFonts w:ascii="Comfortaa" w:eastAsiaTheme="majorEastAsia" w:hAnsi="Comfortaa" w:cstheme="majorBidi"/>
                <w:noProof/>
                <w:lang w:val="el-GR"/>
              </w:rPr>
              <w:t>Βασική ροή (Αρχικοποίηση ημερολογιακού προγράμματος)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_Toc167894775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11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4FE551BB" w14:textId="54AFBD9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6" w:history="1">
            <w:r w:rsidR="00081CF9" w:rsidRPr="005310FB">
              <w:rPr>
                <w:rStyle w:val="Hyperlink"/>
                <w:rFonts w:ascii="Comfortaa" w:eastAsiaTheme="majorEastAsia" w:hAnsi="Comfortaa" w:cstheme="majorBidi"/>
                <w:noProof/>
                <w:lang w:val="el-GR"/>
              </w:rPr>
              <w:t>Εναλλακτική ροή 1 (Τροποποίηση ήδη υπάρχοντος ημερολογιακού προγράμματος)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_Toc167894776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11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2B7D54A4" w14:textId="3852563C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7" w:history="1">
            <w:r w:rsidR="00081CF9" w:rsidRPr="005310FB">
              <w:rPr>
                <w:rStyle w:val="Hyperlink"/>
                <w:rFonts w:ascii="Comfortaa" w:eastAsiaTheme="majorEastAsia" w:hAnsi="Comfortaa" w:cstheme="majorBidi"/>
                <w:noProof/>
                <w:lang w:val="el-GR"/>
              </w:rPr>
              <w:t>Εναλλακτική ροή 2 (Τροποποίηση ήδη υπάρχοντος ημερολογιακού προγράμματος)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_Toc167894777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11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0224EC07" w14:textId="6DC05D6C" w:rsidR="00081CF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8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Γενικά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_Toc167894778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D7F70DA" w14:textId="49960E83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79" w:history="1">
            <w:r w:rsidR="00081CF9" w:rsidRPr="005310FB">
              <w:rPr>
                <w:rStyle w:val="Hyperlink"/>
                <w:rFonts w:ascii="Comfortaa" w:hAnsi="Comfortaa"/>
                <w:noProof/>
              </w:rPr>
              <w:t>Log in (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Για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 xml:space="preserve"> client ,trainer &amp; owner)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_Toc167894779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7D1950C2" w14:textId="151A9E70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0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Βασική ροή (Log in)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_Toc167894780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4F3C1318" w14:textId="140299BD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1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1(Λάθος στοιχεία εισόδου)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_Toc167894781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4EB559DB" w14:textId="652DD08D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2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2 (Ξεχάστηκε ο κωδικός)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_Toc167894782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1E45141B" w14:textId="7D78F653" w:rsidR="00081CF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3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Αποστολή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 xml:space="preserve"> Feedback(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Για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 xml:space="preserve"> client ,trainer &amp; owner)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_Toc167894783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5B2118B6" w14:textId="7480695F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4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 xml:space="preserve">Βασική ροή (Αποστολή μηνύματος </w:t>
            </w:r>
            <w:r w:rsidR="00081CF9" w:rsidRPr="005310FB">
              <w:rPr>
                <w:rStyle w:val="Hyperlink"/>
                <w:rFonts w:ascii="Comfortaa" w:hAnsi="Comfortaa"/>
                <w:noProof/>
              </w:rPr>
              <w:t>Feedback</w:t>
            </w:r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_Toc167894784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12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1FBDF435" w14:textId="1D7ADC6A" w:rsidR="00081CF9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167894785" w:history="1">
            <w:r w:rsidR="00081CF9" w:rsidRPr="005310FB">
              <w:rPr>
                <w:rStyle w:val="Hyperlink"/>
                <w:rFonts w:ascii="Comfortaa" w:hAnsi="Comfortaa"/>
                <w:noProof/>
                <w:lang w:val="el-GR"/>
              </w:rPr>
              <w:t>Εναλλακτική ροή (Λείπουν στοιχεία από τη φόρμα)</w:t>
            </w:r>
            <w:r w:rsidR="00081CF9">
              <w:rPr>
                <w:noProof/>
                <w:webHidden/>
              </w:rPr>
              <w:tab/>
            </w:r>
            <w:r w:rsidR="00081CF9">
              <w:rPr>
                <w:noProof/>
                <w:webHidden/>
              </w:rPr>
              <w:fldChar w:fldCharType="begin"/>
            </w:r>
            <w:r w:rsidR="00081CF9">
              <w:rPr>
                <w:noProof/>
                <w:webHidden/>
              </w:rPr>
              <w:instrText xml:space="preserve"> PAGEREF _Toc167894785 \h </w:instrText>
            </w:r>
            <w:r w:rsidR="00081CF9">
              <w:rPr>
                <w:noProof/>
                <w:webHidden/>
              </w:rPr>
            </w:r>
            <w:r w:rsidR="00081CF9">
              <w:rPr>
                <w:noProof/>
                <w:webHidden/>
              </w:rPr>
              <w:fldChar w:fldCharType="separate"/>
            </w:r>
            <w:r w:rsidR="00081CF9">
              <w:rPr>
                <w:noProof/>
                <w:webHidden/>
              </w:rPr>
              <w:t>13</w:t>
            </w:r>
            <w:r w:rsidR="00081CF9">
              <w:rPr>
                <w:noProof/>
                <w:webHidden/>
              </w:rPr>
              <w:fldChar w:fldCharType="end"/>
            </w:r>
          </w:hyperlink>
        </w:p>
        <w:p w14:paraId="125181E6" w14:textId="554E52EB" w:rsidR="00282556" w:rsidRPr="003B2CF8" w:rsidRDefault="00282556" w:rsidP="00282556">
          <w:pPr>
            <w:rPr>
              <w:rFonts w:ascii="Comfortaa" w:hAnsi="Comfortaa"/>
            </w:rPr>
          </w:pPr>
          <w:r w:rsidRPr="003B2CF8">
            <w:rPr>
              <w:rFonts w:ascii="Comfortaa" w:hAnsi="Comfortaa"/>
              <w:b/>
              <w:bCs/>
              <w:noProof/>
            </w:rPr>
            <w:fldChar w:fldCharType="end"/>
          </w:r>
        </w:p>
      </w:sdtContent>
    </w:sdt>
    <w:p w14:paraId="05467515" w14:textId="74E7B101" w:rsidR="00567C1C" w:rsidRPr="0095579D" w:rsidRDefault="00282556" w:rsidP="0095579D">
      <w:pPr>
        <w:rPr>
          <w:rFonts w:ascii="Comfortaa" w:hAnsi="Comfortaa"/>
          <w:sz w:val="36"/>
          <w:szCs w:val="36"/>
        </w:rPr>
      </w:pPr>
      <w:r w:rsidRPr="003B2CF8">
        <w:rPr>
          <w:rFonts w:ascii="Comfortaa" w:hAnsi="Comfortaa"/>
          <w:sz w:val="36"/>
          <w:szCs w:val="36"/>
        </w:rPr>
        <w:br w:type="page"/>
      </w:r>
    </w:p>
    <w:p w14:paraId="3C80FD9D" w14:textId="77777777" w:rsidR="009206E7" w:rsidRDefault="009206E7" w:rsidP="00567C1C">
      <w:pPr>
        <w:pStyle w:val="TOCHeading"/>
        <w:tabs>
          <w:tab w:val="left" w:pos="2520"/>
        </w:tabs>
        <w:rPr>
          <w:rFonts w:ascii="Comfortaa" w:hAnsi="Comfortaa"/>
          <w:b/>
          <w:bCs/>
          <w:sz w:val="40"/>
          <w:szCs w:val="40"/>
          <w:lang w:val="el-GR"/>
        </w:rPr>
        <w:sectPr w:rsidR="009206E7" w:rsidSect="00FB461D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B0664D1" w14:textId="77777777" w:rsidR="00567C1C" w:rsidRPr="00BF2358" w:rsidRDefault="00567C1C" w:rsidP="00567C1C">
      <w:pPr>
        <w:pStyle w:val="TOCHeading"/>
        <w:tabs>
          <w:tab w:val="left" w:pos="2520"/>
        </w:tabs>
        <w:rPr>
          <w:rFonts w:ascii="Comfortaa" w:hAnsi="Comfortaa"/>
          <w:b/>
          <w:bCs/>
          <w:sz w:val="40"/>
          <w:szCs w:val="40"/>
          <w:lang w:val="el-GR"/>
        </w:rPr>
      </w:pPr>
      <w:r w:rsidRPr="00BF2358">
        <w:rPr>
          <w:rFonts w:ascii="Comfortaa" w:hAnsi="Comfortaa"/>
          <w:b/>
          <w:bCs/>
          <w:sz w:val="40"/>
          <w:szCs w:val="40"/>
          <w:lang w:val="el-GR"/>
        </w:rPr>
        <w:lastRenderedPageBreak/>
        <w:t>Λίστα αλλαγών:</w:t>
      </w:r>
    </w:p>
    <w:p w14:paraId="3F569CFD" w14:textId="226AA1AE" w:rsidR="00567C1C" w:rsidRPr="00E54167" w:rsidRDefault="00562103" w:rsidP="00567C1C">
      <w:pPr>
        <w:rPr>
          <w:rFonts w:ascii="Comfortaa" w:hAnsi="Comfortaa"/>
          <w:b/>
          <w:bCs/>
          <w:color w:val="E53535"/>
          <w:sz w:val="28"/>
          <w:szCs w:val="28"/>
          <w:lang w:val="el-GR"/>
        </w:rPr>
      </w:pPr>
      <w:r w:rsidRPr="00BF2358">
        <w:rPr>
          <w:rFonts w:ascii="Comfortaa" w:hAnsi="Comfortaa"/>
          <w:b/>
          <w:bCs/>
          <w:color w:val="E53535"/>
          <w:sz w:val="28"/>
          <w:szCs w:val="28"/>
        </w:rPr>
        <w:t>V</w:t>
      </w:r>
      <w:r w:rsidRPr="00E54167">
        <w:rPr>
          <w:rFonts w:ascii="Comfortaa" w:hAnsi="Comfortaa"/>
          <w:b/>
          <w:bCs/>
          <w:color w:val="E53535"/>
          <w:sz w:val="28"/>
          <w:szCs w:val="28"/>
          <w:lang w:val="el-GR"/>
        </w:rPr>
        <w:t>0.2</w:t>
      </w:r>
    </w:p>
    <w:p w14:paraId="78D16182" w14:textId="77777777" w:rsidR="00567C1C" w:rsidRPr="00D073D4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D073D4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Προσθήκη αυτής της σελίδας στον πίνακα περιεχομένων.</w:t>
      </w:r>
    </w:p>
    <w:p w14:paraId="1396C2FF" w14:textId="77777777" w:rsidR="00567C1C" w:rsidRPr="00D0087A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 w:rsidRPr="00F9509A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Διορθώθηκαν ορθογραφικά και τυχόν κενά ή παρανοήσεις στα τεχνικά κείμενα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3D418A9A" w14:textId="2500ECE5" w:rsidR="00567C1C" w:rsidRPr="00FD038C" w:rsidRDefault="00FD038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Αναπροσαρμόσαμε σε διάφορα σημεία τις εναλλακτικές ροές με βάση τα καινούρια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robustness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και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sequence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diagrams</w:t>
      </w:r>
      <w:r w:rsidRPr="00FD038C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024C05F5" w14:textId="77777777" w:rsidR="00605EC2" w:rsidRPr="008F5D7F" w:rsidRDefault="00BF7A0E" w:rsidP="00605EC2">
      <w:pPr>
        <w:textAlignment w:val="baseline"/>
        <w:rPr>
          <w:rFonts w:ascii="Comfortaa" w:hAnsi="Comfortaa" w:cs="Noto Sans"/>
          <w:i/>
          <w:iCs/>
          <w:color w:val="000000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Προσθέσαμε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link</w:t>
      </w:r>
      <w:r w:rsidRPr="00605EC2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για </w:t>
      </w:r>
      <w:proofErr w:type="spellStart"/>
      <w:r>
        <w:rPr>
          <w:rFonts w:ascii="Comfortaa" w:hAnsi="Comfortaa"/>
          <w:i/>
          <w:iCs/>
          <w:color w:val="000000" w:themeColor="text1"/>
          <w:sz w:val="24"/>
          <w:szCs w:val="24"/>
        </w:rPr>
        <w:t>github</w:t>
      </w:r>
      <w:proofErr w:type="spellEnd"/>
      <w:r w:rsidRPr="00605EC2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:</w:t>
      </w:r>
      <w:r w:rsidR="00605EC2" w:rsidRPr="00605EC2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hyperlink r:id="rId17" w:tgtFrame="_blank" w:tooltip="https://github.com/nickpotamianos/Software-Development-Project-2024-Muscle-Mapp" w:history="1"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https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://</w:t>
        </w:r>
        <w:proofErr w:type="spellStart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github</w:t>
        </w:r>
        <w:proofErr w:type="spellEnd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.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com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/</w:t>
        </w:r>
        <w:proofErr w:type="spellStart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nickpotamianos</w:t>
        </w:r>
        <w:proofErr w:type="spellEnd"/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/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Software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Development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Project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-2024-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Muscle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  <w:lang w:val="el-GR"/>
          </w:rPr>
          <w:t>-</w:t>
        </w:r>
        <w:r w:rsidR="00605EC2" w:rsidRPr="008F5D7F">
          <w:rPr>
            <w:rStyle w:val="Hyperlink"/>
            <w:rFonts w:ascii="Comfortaa" w:hAnsi="Comfortaa" w:cs="Noto Sans"/>
            <w:i/>
            <w:iCs/>
            <w:bdr w:val="none" w:sz="0" w:space="0" w:color="auto" w:frame="1"/>
          </w:rPr>
          <w:t>Mapp</w:t>
        </w:r>
      </w:hyperlink>
    </w:p>
    <w:p w14:paraId="2F236BA3" w14:textId="77777777" w:rsidR="00AF7405" w:rsidRPr="008F5D7F" w:rsidRDefault="00605EC2" w:rsidP="00AF7405">
      <w:pPr>
        <w:rPr>
          <w:rFonts w:ascii="Comfortaa" w:hAnsi="Comfortaa"/>
          <w:i/>
          <w:u w:val="single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και για </w:t>
      </w:r>
      <w:proofErr w:type="spellStart"/>
      <w:r>
        <w:rPr>
          <w:rFonts w:ascii="Comfortaa" w:hAnsi="Comfortaa"/>
          <w:i/>
          <w:iCs/>
          <w:color w:val="000000" w:themeColor="text1"/>
          <w:sz w:val="24"/>
          <w:szCs w:val="24"/>
        </w:rPr>
        <w:t>Onedrive</w:t>
      </w:r>
      <w:proofErr w:type="spellEnd"/>
      <w:r w:rsidRPr="00AF740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: </w:t>
      </w:r>
      <w:hyperlink r:id="rId18" w:history="1">
        <w:r w:rsidR="00AF7405" w:rsidRPr="008F5D7F">
          <w:rPr>
            <w:rStyle w:val="Hyperlink"/>
            <w:rFonts w:ascii="Comfortaa" w:hAnsi="Comfortaa"/>
            <w:i/>
          </w:rPr>
          <w:t>https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://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upatrasgr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-</w:t>
        </w:r>
        <w:r w:rsidR="00AF7405" w:rsidRPr="008F5D7F">
          <w:rPr>
            <w:rStyle w:val="Hyperlink"/>
            <w:rFonts w:ascii="Comfortaa" w:hAnsi="Comfortaa"/>
            <w:i/>
          </w:rPr>
          <w:t>my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.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sharepoint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.</w:t>
        </w:r>
        <w:r w:rsidR="00AF7405" w:rsidRPr="008F5D7F">
          <w:rPr>
            <w:rStyle w:val="Hyperlink"/>
            <w:rFonts w:ascii="Comfortaa" w:hAnsi="Comfortaa"/>
            <w:i/>
          </w:rPr>
          <w:t>com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/:</w:t>
        </w:r>
        <w:r w:rsidR="00AF7405" w:rsidRPr="008F5D7F">
          <w:rPr>
            <w:rStyle w:val="Hyperlink"/>
            <w:rFonts w:ascii="Comfortaa" w:hAnsi="Comfortaa"/>
            <w:i/>
          </w:rPr>
          <w:t>f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:/</w:t>
        </w:r>
        <w:r w:rsidR="00AF7405" w:rsidRPr="008F5D7F">
          <w:rPr>
            <w:rStyle w:val="Hyperlink"/>
            <w:rFonts w:ascii="Comfortaa" w:hAnsi="Comfortaa"/>
            <w:i/>
          </w:rPr>
          <w:t>g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</w:t>
        </w:r>
        <w:r w:rsidR="00AF7405" w:rsidRPr="008F5D7F">
          <w:rPr>
            <w:rStyle w:val="Hyperlink"/>
            <w:rFonts w:ascii="Comfortaa" w:hAnsi="Comfortaa"/>
            <w:i/>
          </w:rPr>
          <w:t>personal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</w:t>
        </w:r>
        <w:r w:rsidR="00AF7405" w:rsidRPr="008F5D7F">
          <w:rPr>
            <w:rStyle w:val="Hyperlink"/>
            <w:rFonts w:ascii="Comfortaa" w:hAnsi="Comfortaa"/>
            <w:i/>
          </w:rPr>
          <w:t>up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1084537_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upatras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_</w:t>
        </w:r>
        <w:r w:rsidR="00AF7405" w:rsidRPr="008F5D7F">
          <w:rPr>
            <w:rStyle w:val="Hyperlink"/>
            <w:rFonts w:ascii="Comfortaa" w:hAnsi="Comfortaa"/>
            <w:i/>
          </w:rPr>
          <w:t>gr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/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EnVIfEG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1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pAlHmSmjeaQAlb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4</w:t>
        </w:r>
        <w:r w:rsidR="00AF7405" w:rsidRPr="008F5D7F">
          <w:rPr>
            <w:rStyle w:val="Hyperlink"/>
            <w:rFonts w:ascii="Comfortaa" w:hAnsi="Comfortaa"/>
            <w:i/>
          </w:rPr>
          <w:t>B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9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FRvRa</w:t>
        </w:r>
        <w:proofErr w:type="spellEnd"/>
        <w:r w:rsidR="00AF7405" w:rsidRPr="008F5D7F">
          <w:rPr>
            <w:rStyle w:val="Hyperlink"/>
            <w:rFonts w:ascii="Comfortaa" w:hAnsi="Comfortaa"/>
            <w:i/>
            <w:lang w:val="el-GR"/>
          </w:rPr>
          <w:t>47</w:t>
        </w:r>
        <w:r w:rsidR="00AF7405" w:rsidRPr="008F5D7F">
          <w:rPr>
            <w:rStyle w:val="Hyperlink"/>
            <w:rFonts w:ascii="Comfortaa" w:hAnsi="Comfortaa"/>
            <w:i/>
          </w:rPr>
          <w:t>PD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8</w:t>
        </w:r>
        <w:r w:rsidR="00AF7405" w:rsidRPr="008F5D7F">
          <w:rPr>
            <w:rStyle w:val="Hyperlink"/>
            <w:rFonts w:ascii="Comfortaa" w:hAnsi="Comfortaa"/>
            <w:i/>
          </w:rPr>
          <w:t>VCG</w:t>
        </w:r>
        <w:r w:rsidR="00AF7405" w:rsidRPr="008F5D7F">
          <w:rPr>
            <w:rStyle w:val="Hyperlink"/>
            <w:rFonts w:ascii="Comfortaa" w:hAnsi="Comfortaa"/>
            <w:i/>
            <w:lang w:val="el-GR"/>
          </w:rPr>
          <w:t>-</w:t>
        </w:r>
        <w:proofErr w:type="spellStart"/>
        <w:r w:rsidR="00AF7405" w:rsidRPr="008F5D7F">
          <w:rPr>
            <w:rStyle w:val="Hyperlink"/>
            <w:rFonts w:ascii="Comfortaa" w:hAnsi="Comfortaa"/>
            <w:i/>
          </w:rPr>
          <w:t>xGCuUPQ</w:t>
        </w:r>
        <w:proofErr w:type="spellEnd"/>
      </w:hyperlink>
    </w:p>
    <w:p w14:paraId="7CE505AE" w14:textId="77777777" w:rsidR="00AF7405" w:rsidRDefault="00AF7405" w:rsidP="00AF7405">
      <w:pPr>
        <w:rPr>
          <w:rFonts w:ascii="Comfortaa" w:hAnsi="Comfortaa"/>
          <w:i/>
          <w:u w:val="single"/>
          <w:lang w:val="el-GR"/>
        </w:rPr>
      </w:pPr>
    </w:p>
    <w:p w14:paraId="166F188E" w14:textId="3852DC2B" w:rsidR="00567C1C" w:rsidRPr="00AA60C5" w:rsidRDefault="00F64FF8" w:rsidP="00567C1C">
      <w:pPr>
        <w:rPr>
          <w:rFonts w:ascii="Comfortaa" w:hAnsi="Comfortaa"/>
          <w:b/>
          <w:bCs/>
          <w:color w:val="E53535"/>
          <w:sz w:val="28"/>
          <w:szCs w:val="28"/>
          <w:lang w:val="el-GR"/>
        </w:rPr>
      </w:pPr>
      <w:r w:rsidRPr="00342E66">
        <w:rPr>
          <w:rFonts w:ascii="Comfortaa" w:hAnsi="Comfortaa"/>
          <w:b/>
          <w:bCs/>
          <w:color w:val="E53535"/>
          <w:sz w:val="28"/>
          <w:szCs w:val="28"/>
        </w:rPr>
        <w:t>V</w:t>
      </w:r>
      <w:r w:rsidRPr="00AA60C5">
        <w:rPr>
          <w:rFonts w:ascii="Comfortaa" w:hAnsi="Comfortaa"/>
          <w:b/>
          <w:bCs/>
          <w:color w:val="E53535"/>
          <w:sz w:val="28"/>
          <w:szCs w:val="28"/>
          <w:lang w:val="el-GR"/>
        </w:rPr>
        <w:t>1.0</w:t>
      </w:r>
    </w:p>
    <w:p w14:paraId="3F0DB490" w14:textId="1C048D2B" w:rsidR="00567C1C" w:rsidRPr="00E54167" w:rsidRDefault="00C27500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Διόρθωση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των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χρωμάτων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όλων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των 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</w:rPr>
        <w:t>heading</w:t>
      </w:r>
      <w:r w:rsidR="00AA60C5" w:rsidRP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68B647C9" w14:textId="26287994" w:rsidR="00AA60C5" w:rsidRPr="00AA60C5" w:rsidRDefault="00C27500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Προσθήκη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αρίθμησης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σελίδων</w:t>
      </w:r>
      <w:r w:rsidR="00AA60C5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0BD4BBE7" w14:textId="7A0D9695" w:rsidR="00567C1C" w:rsidRPr="005C5B04" w:rsidRDefault="005C5B04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Μικροδιορθώσεις σε μερικά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use</w:t>
      </w:r>
      <w:r w:rsidRPr="005C5B04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4"/>
          <w:szCs w:val="24"/>
        </w:rPr>
        <w:t>case</w:t>
      </w:r>
      <w:r w:rsidRPr="005C5B04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.</w:t>
      </w:r>
    </w:p>
    <w:p w14:paraId="7B393A3F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5D7C7EF7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0C1FC225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3967B4F2" w14:textId="77777777" w:rsidR="00567C1C" w:rsidRPr="00E244E5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</w:pPr>
      <w:r w:rsidRPr="00E244E5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Σημείωση:</w:t>
      </w:r>
    </w:p>
    <w:p w14:paraId="5A9587E5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Για να είναι πιο αναγνωρίσιμες και ξεκάθαρες οι αλλαγές που έγιναν, χρησιμοποιούμε στα αντίστοιχα σημεία το παρακάτω χρώμα:</w:t>
      </w:r>
    </w:p>
    <w:p w14:paraId="358B502E" w14:textId="77777777" w:rsidR="00567C1C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3C8FD572" w14:textId="77777777" w:rsidR="00567C1C" w:rsidRPr="009C1178" w:rsidRDefault="00567C1C" w:rsidP="00567C1C">
      <w:pPr>
        <w:pStyle w:val="ListParagraph"/>
        <w:numPr>
          <w:ilvl w:val="0"/>
          <w:numId w:val="1"/>
        </w:num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Σ</w:t>
      </w:r>
      <w:r w:rsidRPr="005A37B1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ημεία που </w:t>
      </w:r>
      <w:r w:rsidRPr="005A37B1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επεξεργαστήκαμε/προσαρμόσαμε</w:t>
      </w:r>
    </w:p>
    <w:p w14:paraId="74FC3CFE" w14:textId="77777777" w:rsidR="00567C1C" w:rsidRPr="009C1178" w:rsidRDefault="00567C1C" w:rsidP="00567C1C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   </w:t>
      </w:r>
      <w:r w:rsidRPr="009C1178">
        <w:rPr>
          <w:noProof/>
          <w:lang w:val="el-GR"/>
        </w:rPr>
        <w:drawing>
          <wp:inline distT="0" distB="0" distL="0" distR="0" wp14:anchorId="0BBCE087" wp14:editId="67FE3F15">
            <wp:extent cx="123264" cy="123264"/>
            <wp:effectExtent l="0" t="0" r="0" b="0"/>
            <wp:docPr id="1696595576" name="Picture 1" descr="A blue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5576" name="Picture 1" descr="A blue rectangle with whit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005" cy="1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Σημεία που 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προστέθηκαν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στο τεχνικό κείμενο</w:t>
      </w:r>
    </w:p>
    <w:p w14:paraId="3128F39F" w14:textId="77777777" w:rsidR="00567C1C" w:rsidRPr="00567C1C" w:rsidRDefault="00567C1C" w:rsidP="00282556">
      <w:pPr>
        <w:rPr>
          <w:rFonts w:ascii="Comfortaa" w:hAnsi="Comfortaa"/>
          <w:sz w:val="36"/>
          <w:szCs w:val="36"/>
          <w:lang w:val="el-GR"/>
        </w:rPr>
      </w:pPr>
    </w:p>
    <w:p w14:paraId="4CBEDF2F" w14:textId="77777777" w:rsidR="00282556" w:rsidRPr="00BF7A0E" w:rsidRDefault="00282556" w:rsidP="0095579D">
      <w:pPr>
        <w:pStyle w:val="Heading1"/>
        <w:rPr>
          <w:rFonts w:ascii="Comfortaa" w:hAnsi="Comfortaa"/>
          <w:lang w:val="el-GR"/>
        </w:rPr>
      </w:pPr>
      <w:bookmarkStart w:id="6" w:name="_Toc167894726"/>
      <w:r w:rsidRPr="003B2CF8">
        <w:rPr>
          <w:rFonts w:ascii="Comfortaa" w:hAnsi="Comfortaa"/>
        </w:rPr>
        <w:lastRenderedPageBreak/>
        <w:t>Client</w:t>
      </w:r>
      <w:bookmarkEnd w:id="6"/>
    </w:p>
    <w:p w14:paraId="5184F2C7" w14:textId="63E9DB5F" w:rsidR="00282556" w:rsidRPr="000615BA" w:rsidRDefault="008241A5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7" w:name="_Toc167894727"/>
      <w:r w:rsidRPr="000615BA">
        <w:rPr>
          <w:rFonts w:ascii="Comfortaa" w:hAnsi="Comfortaa"/>
          <w:noProof/>
          <w:color w:val="E53535"/>
          <w:sz w:val="16"/>
          <w:szCs w:val="16"/>
        </w:rPr>
        <w:drawing>
          <wp:anchor distT="0" distB="0" distL="114300" distR="114300" simplePos="0" relativeHeight="251658264" behindDoc="1" locked="0" layoutInCell="1" allowOverlap="1" wp14:anchorId="36C8222B" wp14:editId="695FEB15">
            <wp:simplePos x="0" y="0"/>
            <wp:positionH relativeFrom="column">
              <wp:posOffset>4305241</wp:posOffset>
            </wp:positionH>
            <wp:positionV relativeFrom="paragraph">
              <wp:posOffset>11178</wp:posOffset>
            </wp:positionV>
            <wp:extent cx="1601470" cy="3465830"/>
            <wp:effectExtent l="0" t="0" r="0" b="1270"/>
            <wp:wrapTight wrapText="bothSides">
              <wp:wrapPolygon edited="0">
                <wp:start x="0" y="0"/>
                <wp:lineTo x="0" y="21489"/>
                <wp:lineTo x="21326" y="21489"/>
                <wp:lineTo x="21326" y="0"/>
                <wp:lineTo x="0" y="0"/>
              </wp:wrapPolygon>
            </wp:wrapTight>
            <wp:docPr id="572535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0615BA">
        <w:rPr>
          <w:rFonts w:ascii="Comfortaa" w:hAnsi="Comfortaa"/>
          <w:color w:val="E53535"/>
          <w:lang w:val="el-GR"/>
        </w:rPr>
        <w:t xml:space="preserve">Αναζήτηση </w:t>
      </w:r>
      <w:r w:rsidR="00282556" w:rsidRPr="000615BA">
        <w:rPr>
          <w:rFonts w:ascii="Comfortaa" w:hAnsi="Comfortaa"/>
          <w:color w:val="E53535"/>
        </w:rPr>
        <w:t>establishment</w:t>
      </w:r>
      <w:bookmarkEnd w:id="7"/>
    </w:p>
    <w:p w14:paraId="74629AED" w14:textId="77777777" w:rsidR="00282556" w:rsidRPr="00BF7A0E" w:rsidRDefault="00282556" w:rsidP="00282556">
      <w:pPr>
        <w:pStyle w:val="Heading3"/>
        <w:rPr>
          <w:rFonts w:ascii="Comfortaa" w:hAnsi="Comfortaa"/>
          <w:lang w:val="el-GR"/>
        </w:rPr>
      </w:pPr>
      <w:bookmarkStart w:id="8" w:name="_Toc167894728"/>
      <w:r w:rsidRPr="003B2CF8">
        <w:rPr>
          <w:rFonts w:ascii="Comfortaa" w:hAnsi="Comfortaa"/>
          <w:lang w:val="el-GR"/>
        </w:rPr>
        <w:t>Βασική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ροή</w:t>
      </w:r>
      <w:r w:rsidRPr="00BF7A0E">
        <w:rPr>
          <w:rFonts w:ascii="Comfortaa" w:hAnsi="Comfortaa"/>
          <w:lang w:val="el-GR"/>
        </w:rPr>
        <w:t xml:space="preserve"> (</w:t>
      </w:r>
      <w:r w:rsidRPr="003B2CF8">
        <w:rPr>
          <w:rFonts w:ascii="Comfortaa" w:hAnsi="Comfortaa"/>
          <w:lang w:val="el-GR"/>
        </w:rPr>
        <w:t>Αναζήτηση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</w:rPr>
        <w:t>establishment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μέσω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πεδίου</w:t>
      </w:r>
      <w:r w:rsidRPr="00BF7A0E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lang w:val="el-GR"/>
        </w:rPr>
        <w:t>αναζήτησης</w:t>
      </w:r>
      <w:r w:rsidRPr="00BF7A0E">
        <w:rPr>
          <w:rFonts w:ascii="Comfortaa" w:hAnsi="Comfortaa"/>
          <w:lang w:val="el-GR"/>
        </w:rPr>
        <w:t>)</w:t>
      </w:r>
      <w:bookmarkEnd w:id="8"/>
    </w:p>
    <w:p w14:paraId="05DE5FC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εισάγει λέξεις κλειδιά που αφορούν την αναζήτηση του</w:t>
      </w:r>
    </w:p>
    <w:p w14:paraId="3F0C00B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επιστρέφει αποτελέσματα στην ευρύτερη περιοχή που σχετίζονται με την αναζήτηση του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</w:p>
    <w:p w14:paraId="4A8486FB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ένα από τα αποτελέσματα που επιθυμεί να μάθει περαιτέρω πληροφορίες</w:t>
      </w:r>
    </w:p>
    <w:p w14:paraId="593B39DA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ανοίγει την σελίδα του συγκεκριμένου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502744E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0D8B0A31" w14:textId="77777777" w:rsidR="00282556" w:rsidRPr="000615BA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9" w:name="_Toc167894729"/>
      <w:r w:rsidRPr="000615BA">
        <w:rPr>
          <w:rFonts w:ascii="Comfortaa" w:hAnsi="Comfortaa"/>
          <w:color w:val="E53535"/>
          <w:lang w:val="el-GR"/>
        </w:rPr>
        <w:t xml:space="preserve">Εναλλακτική ροή 1 (Εφαρμογή φίλτρων για πιο </w:t>
      </w:r>
      <w:proofErr w:type="spellStart"/>
      <w:r w:rsidRPr="000615BA">
        <w:rPr>
          <w:rFonts w:ascii="Comfortaa" w:hAnsi="Comfortaa"/>
          <w:color w:val="E53535"/>
          <w:lang w:val="el-GR"/>
        </w:rPr>
        <w:t>στοχευμένη</w:t>
      </w:r>
      <w:proofErr w:type="spellEnd"/>
      <w:r w:rsidRPr="000615BA">
        <w:rPr>
          <w:rFonts w:ascii="Comfortaa" w:hAnsi="Comfortaa"/>
          <w:color w:val="E53535"/>
          <w:lang w:val="el-GR"/>
        </w:rPr>
        <w:t xml:space="preserve"> αναζήτηση)</w:t>
      </w:r>
      <w:bookmarkEnd w:id="9"/>
    </w:p>
    <w:p w14:paraId="2A12BD1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δεν είναι ευχαριστημένος με τα αποτελέσματα οπότε εφαρμόζει περαιτέρω φίλτρα για να πετύχει πιο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στοχευμένη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αναζήτηση</w:t>
      </w:r>
    </w:p>
    <w:p w14:paraId="2BECD32E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3.α.2 Το σύστημα εμφανίζει μόνο τα σχετικά με τα φίλτρα αποτελέσματα</w:t>
      </w:r>
    </w:p>
    <w:p w14:paraId="376E4B8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ένα από τα αποτελέσματα που επιθυμεί να μάθει περαιτέρω πληροφορίες</w:t>
      </w:r>
    </w:p>
    <w:p w14:paraId="1D5530C6" w14:textId="00FC85AC" w:rsidR="00282556" w:rsidRPr="003B2CF8" w:rsidRDefault="008241A5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63" behindDoc="1" locked="0" layoutInCell="1" allowOverlap="1" wp14:anchorId="2D3596DA" wp14:editId="7F08EC0E">
            <wp:simplePos x="0" y="0"/>
            <wp:positionH relativeFrom="column">
              <wp:posOffset>-106754</wp:posOffset>
            </wp:positionH>
            <wp:positionV relativeFrom="paragraph">
              <wp:posOffset>153035</wp:posOffset>
            </wp:positionV>
            <wp:extent cx="1595120" cy="3455035"/>
            <wp:effectExtent l="0" t="0" r="5080" b="0"/>
            <wp:wrapTight wrapText="bothSides">
              <wp:wrapPolygon edited="0">
                <wp:start x="0" y="0"/>
                <wp:lineTo x="0" y="21437"/>
                <wp:lineTo x="21411" y="21437"/>
                <wp:lineTo x="21411" y="0"/>
                <wp:lineTo x="0" y="0"/>
              </wp:wrapPolygon>
            </wp:wrapTight>
            <wp:docPr id="158373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7398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3.α.4 Το σύστημα ανοίγει την σελίδα του συγκεκριμένου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683CD98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0171A900" w14:textId="77777777" w:rsidR="00282556" w:rsidRPr="000615BA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0" w:name="_Toc167894730"/>
      <w:r w:rsidRPr="000615BA">
        <w:rPr>
          <w:rFonts w:ascii="Comfortaa" w:hAnsi="Comfortaa"/>
          <w:color w:val="E53535"/>
          <w:lang w:val="el-GR"/>
        </w:rPr>
        <w:t xml:space="preserve">Εναλλακτική ροή 2 (Αναζήτηση </w:t>
      </w:r>
      <w:proofErr w:type="spellStart"/>
      <w:r w:rsidRPr="000615BA">
        <w:rPr>
          <w:rFonts w:ascii="Comfortaa" w:hAnsi="Comfortaa"/>
          <w:color w:val="E53535"/>
          <w:lang w:val="el-GR"/>
        </w:rPr>
        <w:t>establishment</w:t>
      </w:r>
      <w:proofErr w:type="spellEnd"/>
      <w:r w:rsidRPr="000615BA">
        <w:rPr>
          <w:rFonts w:ascii="Comfortaa" w:hAnsi="Comfortaa"/>
          <w:color w:val="E53535"/>
          <w:lang w:val="el-GR"/>
        </w:rPr>
        <w:t xml:space="preserve"> μέσω χάρτη)</w:t>
      </w:r>
      <w:bookmarkEnd w:id="10"/>
    </w:p>
    <w:p w14:paraId="006D04C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«Αναζήτηση στο χάρτη» </w:t>
      </w:r>
    </w:p>
    <w:p w14:paraId="715CD401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το χάρτη στην ευρύτερη περιοχή του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εμφανίζει όλα τα διαθέσιμα αποτελέσματα</w:t>
      </w:r>
    </w:p>
    <w:p w14:paraId="113E18E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ένα από τα αποτελέσματα που επιθυμεί να μάθει περαιτέρω πληροφορίες</w:t>
      </w:r>
    </w:p>
    <w:p w14:paraId="7D81F979" w14:textId="53510361" w:rsidR="003354F9" w:rsidRPr="006C1E6C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1.α.4 Το σύστημα ανοίγει την σελίδα του συγκεκριμένου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</w:t>
      </w:r>
      <w:proofErr w:type="spellEnd"/>
      <w:r w:rsidR="001D7B98"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65" behindDoc="1" locked="0" layoutInCell="1" allowOverlap="1" wp14:anchorId="1988DD0E" wp14:editId="1A009CEC">
            <wp:simplePos x="0" y="0"/>
            <wp:positionH relativeFrom="column">
              <wp:posOffset>4235654</wp:posOffset>
            </wp:positionH>
            <wp:positionV relativeFrom="paragraph">
              <wp:posOffset>21590</wp:posOffset>
            </wp:positionV>
            <wp:extent cx="1595120" cy="3453765"/>
            <wp:effectExtent l="0" t="0" r="5080" b="0"/>
            <wp:wrapTight wrapText="bothSides">
              <wp:wrapPolygon edited="0">
                <wp:start x="0" y="0"/>
                <wp:lineTo x="0" y="21445"/>
                <wp:lineTo x="21411" y="21445"/>
                <wp:lineTo x="21411" y="0"/>
                <wp:lineTo x="0" y="0"/>
              </wp:wrapPolygon>
            </wp:wrapTight>
            <wp:docPr id="1477795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95991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D3315" w14:textId="77777777" w:rsidR="00282556" w:rsidRPr="006C1E6C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11" w:name="_Toc167894731"/>
      <w:r w:rsidRPr="006C1E6C">
        <w:rPr>
          <w:rFonts w:ascii="Comfortaa" w:hAnsi="Comfortaa"/>
          <w:color w:val="E53535"/>
          <w:lang w:val="el-GR"/>
        </w:rPr>
        <w:t xml:space="preserve">Έναρξη και διαχείριση </w:t>
      </w:r>
      <w:r w:rsidRPr="006C1E6C">
        <w:rPr>
          <w:rFonts w:ascii="Comfortaa" w:hAnsi="Comfortaa"/>
          <w:color w:val="E53535"/>
        </w:rPr>
        <w:t>membership</w:t>
      </w:r>
      <w:r w:rsidRPr="006C1E6C">
        <w:rPr>
          <w:rFonts w:ascii="Comfortaa" w:hAnsi="Comfortaa"/>
          <w:color w:val="E53535"/>
          <w:lang w:val="el-GR"/>
        </w:rPr>
        <w:t xml:space="preserve"> </w:t>
      </w:r>
      <w:r w:rsidRPr="006C1E6C">
        <w:rPr>
          <w:rFonts w:ascii="Comfortaa" w:hAnsi="Comfortaa"/>
          <w:color w:val="E53535"/>
        </w:rPr>
        <w:t>plan</w:t>
      </w:r>
      <w:r w:rsidRPr="006C1E6C">
        <w:rPr>
          <w:rFonts w:ascii="Comfortaa" w:hAnsi="Comfortaa"/>
          <w:color w:val="E53535"/>
          <w:lang w:val="el-GR"/>
        </w:rPr>
        <w:t xml:space="preserve"> σε ένα </w:t>
      </w:r>
      <w:r w:rsidRPr="006C1E6C">
        <w:rPr>
          <w:rFonts w:ascii="Comfortaa" w:hAnsi="Comfortaa"/>
          <w:color w:val="E53535"/>
        </w:rPr>
        <w:t>establishment</w:t>
      </w:r>
      <w:bookmarkEnd w:id="11"/>
    </w:p>
    <w:p w14:paraId="214D90BC" w14:textId="77777777" w:rsidR="00282556" w:rsidRPr="003B2CF8" w:rsidRDefault="00282556" w:rsidP="00282556">
      <w:pPr>
        <w:pStyle w:val="Heading3"/>
        <w:rPr>
          <w:rFonts w:ascii="Comfortaa" w:hAnsi="Comfortaa"/>
        </w:rPr>
      </w:pPr>
      <w:bookmarkStart w:id="12" w:name="_Toc167894732"/>
      <w:r w:rsidRPr="003B2CF8">
        <w:rPr>
          <w:rFonts w:ascii="Comfortaa" w:hAnsi="Comfortaa"/>
          <w:lang w:val="el-GR"/>
        </w:rPr>
        <w:t>Βασική</w:t>
      </w:r>
      <w:r w:rsidRPr="003B2CF8">
        <w:rPr>
          <w:rFonts w:ascii="Comfortaa" w:hAnsi="Comfortaa"/>
        </w:rPr>
        <w:t xml:space="preserve"> </w:t>
      </w:r>
      <w:r w:rsidRPr="003B2CF8">
        <w:rPr>
          <w:rFonts w:ascii="Comfortaa" w:hAnsi="Comfortaa"/>
          <w:lang w:val="el-GR"/>
        </w:rPr>
        <w:t>ροή</w:t>
      </w:r>
      <w:r w:rsidRPr="003B2CF8">
        <w:rPr>
          <w:rFonts w:ascii="Comfortaa" w:hAnsi="Comfortaa"/>
        </w:rPr>
        <w:t xml:space="preserve"> (</w:t>
      </w:r>
      <w:r w:rsidRPr="003B2CF8">
        <w:rPr>
          <w:rFonts w:ascii="Comfortaa" w:hAnsi="Comfortaa"/>
          <w:lang w:val="el-GR"/>
        </w:rPr>
        <w:t>Έναρξη</w:t>
      </w:r>
      <w:r w:rsidRPr="003B2CF8">
        <w:rPr>
          <w:rFonts w:ascii="Comfortaa" w:hAnsi="Comfortaa"/>
        </w:rPr>
        <w:t xml:space="preserve"> membership plan)</w:t>
      </w:r>
      <w:bookmarkEnd w:id="12"/>
    </w:p>
    <w:p w14:paraId="37B6498C" w14:textId="75071DAD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δει τη λίστα με τα διαθέσιμα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ένα της αρεσκείας του</w:t>
      </w:r>
    </w:p>
    <w:p w14:paraId="6730641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την επιλογή για έναρξη </w:t>
      </w:r>
    </w:p>
    <w:p w14:paraId="467D87B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«Έναρξη συνδρομής»</w:t>
      </w:r>
    </w:p>
    <w:p w14:paraId="58CCA038" w14:textId="2CD8A6F5" w:rsidR="00282556" w:rsidRPr="003B2CF8" w:rsidRDefault="00D70804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lastRenderedPageBreak/>
        <w:drawing>
          <wp:anchor distT="0" distB="0" distL="114300" distR="114300" simplePos="0" relativeHeight="251660318" behindDoc="1" locked="0" layoutInCell="1" allowOverlap="1" wp14:anchorId="64D49E6B" wp14:editId="33A04BB9">
            <wp:simplePos x="0" y="0"/>
            <wp:positionH relativeFrom="column">
              <wp:posOffset>4218305</wp:posOffset>
            </wp:positionH>
            <wp:positionV relativeFrom="paragraph">
              <wp:posOffset>0</wp:posOffset>
            </wp:positionV>
            <wp:extent cx="1594485" cy="3453765"/>
            <wp:effectExtent l="0" t="0" r="5715" b="0"/>
            <wp:wrapTight wrapText="bothSides">
              <wp:wrapPolygon edited="0">
                <wp:start x="0" y="0"/>
                <wp:lineTo x="0" y="21445"/>
                <wp:lineTo x="21419" y="21445"/>
                <wp:lineTo x="21419" y="0"/>
                <wp:lineTo x="0" y="0"/>
              </wp:wrapPolygon>
            </wp:wrapTight>
            <wp:docPr id="772485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5843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4. Ο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="00282556" w:rsidRPr="003B2CF8">
        <w:rPr>
          <w:rFonts w:ascii="Comfortaa" w:hAnsi="Comfortaa"/>
          <w:sz w:val="16"/>
          <w:szCs w:val="16"/>
          <w:lang w:val="el-GR"/>
        </w:rPr>
        <w:t xml:space="preserve"> επιλέγει την </w:t>
      </w:r>
      <w:r w:rsidR="00282556" w:rsidRPr="003B2CF8">
        <w:rPr>
          <w:rFonts w:ascii="Comfortaa" w:hAnsi="Comfortaa"/>
          <w:sz w:val="16"/>
          <w:szCs w:val="16"/>
        </w:rPr>
        <w:t>payment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82556" w:rsidRPr="003B2CF8">
        <w:rPr>
          <w:rFonts w:ascii="Comfortaa" w:hAnsi="Comfortaa"/>
          <w:sz w:val="16"/>
          <w:szCs w:val="16"/>
        </w:rPr>
        <w:t>card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που επιθυμεί να χρεώνεται για το συγκεκριμένο </w:t>
      </w:r>
      <w:r w:rsidR="00282556" w:rsidRPr="003B2CF8">
        <w:rPr>
          <w:rFonts w:ascii="Comfortaa" w:hAnsi="Comfortaa"/>
          <w:sz w:val="16"/>
          <w:szCs w:val="16"/>
        </w:rPr>
        <w:t>membership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82556" w:rsidRPr="003B2CF8">
        <w:rPr>
          <w:rFonts w:ascii="Comfortaa" w:hAnsi="Comfortaa"/>
          <w:sz w:val="16"/>
          <w:szCs w:val="16"/>
        </w:rPr>
        <w:t>plan</w:t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 και επιλέγει «Ολοκλήρωση»</w:t>
      </w:r>
    </w:p>
    <w:p w14:paraId="3D2B6048" w14:textId="5A91F7B4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44197F20" w14:textId="083213DB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6.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212EC7B8" w14:textId="6D532B4B" w:rsidR="00282556" w:rsidRPr="003B2CF8" w:rsidRDefault="00282556" w:rsidP="00282556">
      <w:pPr>
        <w:rPr>
          <w:rFonts w:ascii="Comfortaa" w:hAnsi="Comfortaa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7. Το σύστημα εμφανίζει μήνυμα επιτυχίας</w:t>
      </w:r>
    </w:p>
    <w:p w14:paraId="1AB09033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298AA68" w14:textId="77777777" w:rsidR="00282556" w:rsidRPr="00380967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3" w:name="_Toc167894733"/>
      <w:r w:rsidRPr="00380967">
        <w:rPr>
          <w:rFonts w:ascii="Comfortaa" w:hAnsi="Comfortaa"/>
          <w:color w:val="E53535"/>
          <w:lang w:val="el-GR"/>
        </w:rPr>
        <w:t xml:space="preserve">Εναλλακτική ροή 1 (Αποτυχία λόγω σφάλματος </w:t>
      </w:r>
      <w:r w:rsidRPr="00380967">
        <w:rPr>
          <w:rFonts w:ascii="Comfortaa" w:hAnsi="Comfortaa"/>
          <w:color w:val="E53535"/>
        </w:rPr>
        <w:t>payment</w:t>
      </w:r>
      <w:r w:rsidRPr="00380967">
        <w:rPr>
          <w:rFonts w:ascii="Comfortaa" w:hAnsi="Comfortaa"/>
          <w:color w:val="E53535"/>
          <w:lang w:val="el-GR"/>
        </w:rPr>
        <w:t xml:space="preserve"> </w:t>
      </w:r>
      <w:r w:rsidRPr="00380967">
        <w:rPr>
          <w:rFonts w:ascii="Comfortaa" w:hAnsi="Comfortaa"/>
          <w:color w:val="E53535"/>
        </w:rPr>
        <w:t>card</w:t>
      </w:r>
      <w:r w:rsidRPr="00380967">
        <w:rPr>
          <w:rFonts w:ascii="Comfortaa" w:hAnsi="Comfortaa"/>
          <w:color w:val="E53535"/>
          <w:lang w:val="el-GR"/>
        </w:rPr>
        <w:t>)</w:t>
      </w:r>
      <w:bookmarkEnd w:id="13"/>
    </w:p>
    <w:p w14:paraId="35CDFBE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7.α.1 Το σύστημα εμφανίζει μήνυμα αποτυχίας λόγω σφάλματος της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επέλεξε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μεταβαίνει πίσω στο παράθυρο του επιλεγμένου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</w:t>
      </w:r>
    </w:p>
    <w:p w14:paraId="3A456F2A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4C6691D" w14:textId="77777777" w:rsidR="00282556" w:rsidRPr="00380967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4" w:name="_Toc167894734"/>
      <w:r w:rsidRPr="00380967">
        <w:rPr>
          <w:rFonts w:ascii="Comfortaa" w:hAnsi="Comfortaa"/>
          <w:color w:val="E53535"/>
          <w:lang w:val="el-GR"/>
        </w:rPr>
        <w:t xml:space="preserve">Εναλλακτική ροή 2 (Αλλαγή </w:t>
      </w:r>
      <w:r w:rsidRPr="00380967">
        <w:rPr>
          <w:rFonts w:ascii="Comfortaa" w:hAnsi="Comfortaa"/>
          <w:color w:val="E53535"/>
        </w:rPr>
        <w:t>membership</w:t>
      </w:r>
      <w:r w:rsidRPr="00380967">
        <w:rPr>
          <w:rFonts w:ascii="Comfortaa" w:hAnsi="Comfortaa"/>
          <w:color w:val="E53535"/>
          <w:lang w:val="el-GR"/>
        </w:rPr>
        <w:t xml:space="preserve"> </w:t>
      </w:r>
      <w:r w:rsidRPr="00380967">
        <w:rPr>
          <w:rFonts w:ascii="Comfortaa" w:hAnsi="Comfortaa"/>
          <w:color w:val="E53535"/>
        </w:rPr>
        <w:t>plan</w:t>
      </w:r>
      <w:r w:rsidRPr="00380967">
        <w:rPr>
          <w:rFonts w:ascii="Comfortaa" w:hAnsi="Comfortaa"/>
          <w:color w:val="E53535"/>
          <w:lang w:val="el-GR"/>
        </w:rPr>
        <w:t>)</w:t>
      </w:r>
      <w:bookmarkEnd w:id="14"/>
    </w:p>
    <w:p w14:paraId="1ABB429F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μεταβαίνει στη προσωπική του λίστα με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εκείνο που επιθυμεί να αλλάξει</w:t>
      </w:r>
    </w:p>
    <w:p w14:paraId="1CF7935F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παράθυρο με τις δυνατές ενέργειες του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</w:p>
    <w:p w14:paraId="60DD738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«Αλλαγή συνδρομής»</w:t>
      </w:r>
    </w:p>
    <w:p w14:paraId="2AA6284F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1.α.4 Το σύστημα εμφανίζει τις εναλλακτικές που προσφέρει το συγκεκριμένο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43653AD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το </w:t>
      </w:r>
      <w:r w:rsidRPr="003B2CF8">
        <w:rPr>
          <w:rFonts w:ascii="Comfortaa" w:hAnsi="Comfortaa"/>
          <w:sz w:val="16"/>
          <w:szCs w:val="16"/>
        </w:rPr>
        <w:t>membership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plan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επιθυμεί και επιλέγει «Αλλαγή»</w:t>
      </w:r>
    </w:p>
    <w:p w14:paraId="1D8FF3C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1.α.6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3688A5D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1.α.7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334EDC95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37111CC" w14:textId="77777777" w:rsidR="00282556" w:rsidRPr="00B07E5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5" w:name="_Toc167894735"/>
      <w:r w:rsidRPr="00B07E54">
        <w:rPr>
          <w:rFonts w:ascii="Comfortaa" w:hAnsi="Comfortaa"/>
          <w:color w:val="E53535"/>
          <w:lang w:val="el-GR"/>
        </w:rPr>
        <w:t xml:space="preserve">Εναλλακτική ροή 3 (Πάγωμα </w:t>
      </w:r>
      <w:r w:rsidRPr="00B07E54">
        <w:rPr>
          <w:rFonts w:ascii="Comfortaa" w:hAnsi="Comfortaa"/>
          <w:color w:val="E53535"/>
        </w:rPr>
        <w:t>membership</w:t>
      </w:r>
      <w:r w:rsidRPr="00B07E54">
        <w:rPr>
          <w:rFonts w:ascii="Comfortaa" w:hAnsi="Comfortaa"/>
          <w:color w:val="E53535"/>
          <w:lang w:val="el-GR"/>
        </w:rPr>
        <w:t xml:space="preserve"> </w:t>
      </w:r>
      <w:r w:rsidRPr="00B07E54">
        <w:rPr>
          <w:rFonts w:ascii="Comfortaa" w:hAnsi="Comfortaa"/>
          <w:color w:val="E53535"/>
        </w:rPr>
        <w:t>plan</w:t>
      </w:r>
      <w:r w:rsidRPr="00B07E54">
        <w:rPr>
          <w:rFonts w:ascii="Comfortaa" w:hAnsi="Comfortaa"/>
          <w:color w:val="E53535"/>
          <w:lang w:val="el-GR"/>
        </w:rPr>
        <w:t>)</w:t>
      </w:r>
      <w:bookmarkEnd w:id="15"/>
    </w:p>
    <w:p w14:paraId="53C4BED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«Πάγωμα συνδρομής»</w:t>
      </w:r>
    </w:p>
    <w:p w14:paraId="3DDAF29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1399373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77E800D5" w14:textId="25C7CD4D" w:rsidR="00282556" w:rsidRPr="003B2CF8" w:rsidRDefault="00282556" w:rsidP="00282556">
      <w:pPr>
        <w:rPr>
          <w:rFonts w:ascii="Comfortaa" w:hAnsi="Comfortaa"/>
          <w:lang w:val="el-GR"/>
        </w:rPr>
      </w:pPr>
    </w:p>
    <w:p w14:paraId="1A74F300" w14:textId="77777777" w:rsidR="00282556" w:rsidRPr="00B07E5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6" w:name="_Toc167894736"/>
      <w:r w:rsidRPr="00B07E54">
        <w:rPr>
          <w:rFonts w:ascii="Comfortaa" w:hAnsi="Comfortaa"/>
          <w:color w:val="E53535"/>
          <w:lang w:val="el-GR"/>
        </w:rPr>
        <w:t xml:space="preserve">Εναλλακτική ροή 4 (Ακύρωση </w:t>
      </w:r>
      <w:r w:rsidRPr="00B07E54">
        <w:rPr>
          <w:rFonts w:ascii="Comfortaa" w:hAnsi="Comfortaa"/>
          <w:color w:val="E53535"/>
        </w:rPr>
        <w:t>membership</w:t>
      </w:r>
      <w:r w:rsidRPr="00B07E54">
        <w:rPr>
          <w:rFonts w:ascii="Comfortaa" w:hAnsi="Comfortaa"/>
          <w:color w:val="E53535"/>
          <w:lang w:val="el-GR"/>
        </w:rPr>
        <w:t xml:space="preserve"> </w:t>
      </w:r>
      <w:r w:rsidRPr="00B07E54">
        <w:rPr>
          <w:rFonts w:ascii="Comfortaa" w:hAnsi="Comfortaa"/>
          <w:color w:val="E53535"/>
        </w:rPr>
        <w:t>plan</w:t>
      </w:r>
      <w:r w:rsidRPr="00B07E54">
        <w:rPr>
          <w:rFonts w:ascii="Comfortaa" w:hAnsi="Comfortaa"/>
          <w:color w:val="E53535"/>
          <w:lang w:val="el-GR"/>
        </w:rPr>
        <w:t>)</w:t>
      </w:r>
      <w:bookmarkEnd w:id="16"/>
    </w:p>
    <w:p w14:paraId="139B182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1.α.3.β.1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«Ακύρωση συνδρομής»</w:t>
      </w:r>
    </w:p>
    <w:p w14:paraId="3FFA38C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7D61155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107D8048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39AF086C" w14:textId="77777777" w:rsidR="00282556" w:rsidRPr="00B07E54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17" w:name="_Toc167894737"/>
      <w:r w:rsidRPr="00B07E54">
        <w:rPr>
          <w:rFonts w:ascii="Comfortaa" w:hAnsi="Comfortaa"/>
          <w:color w:val="E53535"/>
          <w:lang w:val="el-GR"/>
        </w:rPr>
        <w:t xml:space="preserve">Αγορά </w:t>
      </w:r>
      <w:r w:rsidRPr="00B07E54">
        <w:rPr>
          <w:rFonts w:ascii="Comfortaa" w:hAnsi="Comfortaa"/>
          <w:color w:val="E53535"/>
        </w:rPr>
        <w:t>product</w:t>
      </w:r>
      <w:r w:rsidRPr="00B07E54">
        <w:rPr>
          <w:rFonts w:ascii="Comfortaa" w:hAnsi="Comfortaa"/>
          <w:color w:val="E53535"/>
          <w:lang w:val="el-GR"/>
        </w:rPr>
        <w:t xml:space="preserve"> από </w:t>
      </w:r>
      <w:r w:rsidRPr="00B07E54">
        <w:rPr>
          <w:rFonts w:ascii="Comfortaa" w:hAnsi="Comfortaa"/>
          <w:color w:val="E53535"/>
        </w:rPr>
        <w:t>establishment</w:t>
      </w:r>
      <w:bookmarkEnd w:id="17"/>
    </w:p>
    <w:p w14:paraId="0AE2EEE7" w14:textId="77777777" w:rsidR="00282556" w:rsidRPr="00B07E5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8" w:name="_Toc167894738"/>
      <w:r w:rsidRPr="00B07E54">
        <w:rPr>
          <w:rFonts w:ascii="Comfortaa" w:hAnsi="Comfortaa"/>
          <w:color w:val="E53535"/>
          <w:lang w:val="el-GR"/>
        </w:rPr>
        <w:t xml:space="preserve">Βασική ροή (Προσθήκη </w:t>
      </w:r>
      <w:r w:rsidRPr="00B07E54">
        <w:rPr>
          <w:rFonts w:ascii="Comfortaa" w:hAnsi="Comfortaa"/>
          <w:color w:val="E53535"/>
        </w:rPr>
        <w:t>product</w:t>
      </w:r>
      <w:r w:rsidRPr="00B07E54">
        <w:rPr>
          <w:rFonts w:ascii="Comfortaa" w:hAnsi="Comfortaa"/>
          <w:color w:val="E53535"/>
          <w:lang w:val="el-GR"/>
        </w:rPr>
        <w:t xml:space="preserve"> στο καλάθι και αγορά)</w:t>
      </w:r>
      <w:bookmarkEnd w:id="18"/>
    </w:p>
    <w:p w14:paraId="3EF3DB5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δει τη λίστα με τα διαθέσιμα </w:t>
      </w:r>
      <w:r w:rsidRPr="003B2CF8">
        <w:rPr>
          <w:rFonts w:ascii="Comfortaa" w:hAnsi="Comfortaa"/>
          <w:sz w:val="16"/>
          <w:szCs w:val="16"/>
        </w:rPr>
        <w:t>products</w:t>
      </w:r>
    </w:p>
    <w:p w14:paraId="2C31DCF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Έχοντας εντοπίσει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product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της αρεσκείας του, επιλέγει «Προσθήκη στο καλάθι»</w:t>
      </w:r>
    </w:p>
    <w:p w14:paraId="0FF6B31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Αφού τελειώσει την επιλογή του,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μεταβεί στο καλάθι</w:t>
      </w:r>
    </w:p>
    <w:p w14:paraId="06415E8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 Το σύστημα εμφανίζει τα περιεχόμενα του καλαθιού και το συνολικό κόστος</w:t>
      </w:r>
    </w:p>
    <w:p w14:paraId="14D3835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«Ολοκλήρωση αγοράς»</w:t>
      </w:r>
    </w:p>
    <w:p w14:paraId="11613EA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6. Το σύστημα ανοίγει το παράθυρο πληρωμής και ζητά από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να επιλέξει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</w:t>
      </w:r>
    </w:p>
    <w:p w14:paraId="5AAC3A31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7.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ποια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</w:t>
      </w:r>
      <w:r w:rsidRPr="003B2CF8">
        <w:rPr>
          <w:rFonts w:ascii="Comfortaa" w:hAnsi="Comfortaa"/>
          <w:sz w:val="16"/>
          <w:szCs w:val="16"/>
          <w:lang w:val="el-GR"/>
        </w:rPr>
        <w:t xml:space="preserve"> θέλει να χρησιμοποιήσει και επιλέγει «Ολοκλήρωση αγοράς»</w:t>
      </w:r>
    </w:p>
    <w:p w14:paraId="1C41613D" w14:textId="7D1BBA6B" w:rsidR="00282556" w:rsidRPr="003B2CF8" w:rsidRDefault="00AC6114" w:rsidP="00282556">
      <w:pPr>
        <w:rPr>
          <w:rFonts w:ascii="Comfortaa" w:hAnsi="Comfortaa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lastRenderedPageBreak/>
        <w:drawing>
          <wp:anchor distT="0" distB="0" distL="114300" distR="114300" simplePos="0" relativeHeight="251658266" behindDoc="1" locked="0" layoutInCell="1" allowOverlap="1" wp14:anchorId="4F58F044" wp14:editId="2B7F1294">
            <wp:simplePos x="0" y="0"/>
            <wp:positionH relativeFrom="column">
              <wp:posOffset>4335145</wp:posOffset>
            </wp:positionH>
            <wp:positionV relativeFrom="paragraph">
              <wp:posOffset>0</wp:posOffset>
            </wp:positionV>
            <wp:extent cx="1594485" cy="3453765"/>
            <wp:effectExtent l="0" t="0" r="5715" b="0"/>
            <wp:wrapTight wrapText="bothSides">
              <wp:wrapPolygon edited="0">
                <wp:start x="0" y="0"/>
                <wp:lineTo x="0" y="21445"/>
                <wp:lineTo x="21419" y="21445"/>
                <wp:lineTo x="21419" y="0"/>
                <wp:lineTo x="0" y="0"/>
              </wp:wrapPolygon>
            </wp:wrapTight>
            <wp:docPr id="1601353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3079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>8. Το σύστημα εμφανίζει μήνυμα επιτυχίας και τα σχετικά στοιχεία της παραγγελίας</w:t>
      </w:r>
    </w:p>
    <w:p w14:paraId="133C292B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6041F75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19" w:name="_Toc167894739"/>
      <w:r w:rsidRPr="00B73EEF">
        <w:rPr>
          <w:rFonts w:ascii="Comfortaa" w:hAnsi="Comfortaa"/>
          <w:color w:val="E53535"/>
          <w:lang w:val="el-GR"/>
        </w:rPr>
        <w:t xml:space="preserve">Εναλλακτική ροή 1 (Αποτυχία λόγω σφάλματος </w:t>
      </w:r>
      <w:proofErr w:type="spellStart"/>
      <w:r w:rsidRPr="00B73EEF">
        <w:rPr>
          <w:rFonts w:ascii="Comfortaa" w:hAnsi="Comfortaa"/>
          <w:color w:val="E53535"/>
          <w:lang w:val="el-GR"/>
        </w:rPr>
        <w:t>payment</w:t>
      </w:r>
      <w:proofErr w:type="spellEnd"/>
      <w:r w:rsidRPr="00B73EEF">
        <w:rPr>
          <w:rFonts w:ascii="Comfortaa" w:hAnsi="Comfortaa"/>
          <w:color w:val="E53535"/>
          <w:lang w:val="el-GR"/>
        </w:rPr>
        <w:t xml:space="preserve"> </w:t>
      </w:r>
      <w:proofErr w:type="spellStart"/>
      <w:r w:rsidRPr="00B73EEF">
        <w:rPr>
          <w:rFonts w:ascii="Comfortaa" w:hAnsi="Comfortaa"/>
          <w:color w:val="E53535"/>
          <w:lang w:val="el-GR"/>
        </w:rPr>
        <w:t>card</w:t>
      </w:r>
      <w:proofErr w:type="spellEnd"/>
      <w:r w:rsidRPr="00B73EEF">
        <w:rPr>
          <w:rFonts w:ascii="Comfortaa" w:hAnsi="Comfortaa"/>
          <w:color w:val="E53535"/>
          <w:lang w:val="el-GR"/>
        </w:rPr>
        <w:t>)</w:t>
      </w:r>
      <w:bookmarkEnd w:id="19"/>
    </w:p>
    <w:p w14:paraId="67376DE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8.α.1 Το σύστημα εμφανίζει μήνυμα αποτυχίας λόγω σφάλματος της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card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που επέλεξε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μεταβαίνει πίσω στο καλάθι</w:t>
      </w:r>
    </w:p>
    <w:p w14:paraId="547FD257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6B53FE0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0" w:name="_Toc167894740"/>
      <w:r w:rsidRPr="00B73EEF">
        <w:rPr>
          <w:rFonts w:ascii="Comfortaa" w:hAnsi="Comfortaa"/>
          <w:color w:val="E53535"/>
          <w:lang w:val="el-GR"/>
        </w:rPr>
        <w:t>Εναλλακτική ροή 2 (Τροποποίηση καλαθιού)</w:t>
      </w:r>
      <w:bookmarkEnd w:id="20"/>
    </w:p>
    <w:p w14:paraId="3260604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αποφασίζει πως θέλει να τροποποιήσει τα περιεχόμενα του καλαθιού, είτε αλλάζοντας το πλήθος κάποιου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product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>, είτε αφαιρώντας το εντελώς.</w:t>
      </w:r>
    </w:p>
    <w:p w14:paraId="365A267C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3B8340B5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1" w:name="_Toc167894741"/>
      <w:r w:rsidRPr="00B73EEF">
        <w:rPr>
          <w:rFonts w:ascii="Comfortaa" w:hAnsi="Comfortaa"/>
          <w:color w:val="E53535"/>
          <w:lang w:val="el-GR"/>
        </w:rPr>
        <w:t xml:space="preserve">Εναλλακτική ροή 3 (Παρακολούθηση </w:t>
      </w:r>
      <w:r w:rsidRPr="00B73EEF">
        <w:rPr>
          <w:rFonts w:ascii="Comfortaa" w:hAnsi="Comfortaa"/>
          <w:color w:val="E53535"/>
        </w:rPr>
        <w:t>order</w:t>
      </w:r>
      <w:r w:rsidRPr="00B73EEF">
        <w:rPr>
          <w:rFonts w:ascii="Comfortaa" w:hAnsi="Comfortaa"/>
          <w:color w:val="E53535"/>
          <w:lang w:val="el-GR"/>
        </w:rPr>
        <w:t>)</w:t>
      </w:r>
      <w:bookmarkEnd w:id="21"/>
    </w:p>
    <w:p w14:paraId="35563B8B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Μεταβαίνοντας στη λίστα με τα </w:t>
      </w:r>
      <w:r w:rsidRPr="003B2CF8">
        <w:rPr>
          <w:rFonts w:ascii="Comfortaa" w:hAnsi="Comfortaa"/>
          <w:sz w:val="16"/>
          <w:szCs w:val="16"/>
        </w:rPr>
        <w:t>orders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του,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μπορεί να δει το ιστορικό των </w:t>
      </w:r>
      <w:r w:rsidRPr="003B2CF8">
        <w:rPr>
          <w:rFonts w:ascii="Comfortaa" w:hAnsi="Comfortaa"/>
          <w:sz w:val="16"/>
          <w:szCs w:val="16"/>
        </w:rPr>
        <w:t>orders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έχει κάνει και την κατάσταση κάθε </w:t>
      </w:r>
      <w:r w:rsidRPr="003B2CF8">
        <w:rPr>
          <w:rFonts w:ascii="Comfortaa" w:hAnsi="Comfortaa"/>
          <w:sz w:val="16"/>
          <w:szCs w:val="16"/>
        </w:rPr>
        <w:t>order</w:t>
      </w:r>
    </w:p>
    <w:p w14:paraId="48370A8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Επιλέγοντας ένα ενεργό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,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. Μεταξύ αυτών, εμφανίζεται επίσης η πρόοδος του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, η οποία ανανεώνεται τακτικά από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</w:p>
    <w:p w14:paraId="029BBE6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A04E739" w14:textId="2934777C" w:rsidR="00061F70" w:rsidRPr="003B2CF8" w:rsidRDefault="00061F70" w:rsidP="00282556">
      <w:pPr>
        <w:pStyle w:val="Heading3"/>
        <w:rPr>
          <w:rFonts w:ascii="Comfortaa" w:hAnsi="Comfortaa"/>
          <w:sz w:val="16"/>
          <w:szCs w:val="16"/>
          <w:lang w:val="el-GR"/>
        </w:rPr>
      </w:pPr>
    </w:p>
    <w:p w14:paraId="2BE340D8" w14:textId="2E42F410" w:rsidR="00282556" w:rsidRPr="00B73EEF" w:rsidRDefault="00061F70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2" w:name="_Toc167894742"/>
      <w:r w:rsidRPr="00B73EEF">
        <w:rPr>
          <w:rFonts w:ascii="Comfortaa" w:hAnsi="Comfortaa"/>
          <w:noProof/>
          <w:color w:val="E53535"/>
          <w:sz w:val="16"/>
          <w:szCs w:val="16"/>
        </w:rPr>
        <w:drawing>
          <wp:anchor distT="0" distB="0" distL="114300" distR="114300" simplePos="0" relativeHeight="251658267" behindDoc="1" locked="0" layoutInCell="1" allowOverlap="1" wp14:anchorId="101E6F54" wp14:editId="5B202E65">
            <wp:simplePos x="0" y="0"/>
            <wp:positionH relativeFrom="column">
              <wp:posOffset>4337730</wp:posOffset>
            </wp:positionH>
            <wp:positionV relativeFrom="paragraph">
              <wp:posOffset>138430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892122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249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0"/>
                    <a:stretch/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B73EEF">
        <w:rPr>
          <w:rFonts w:ascii="Comfortaa" w:hAnsi="Comfortaa"/>
          <w:color w:val="E53535"/>
          <w:lang w:val="el-GR"/>
        </w:rPr>
        <w:t xml:space="preserve">Εναλλακτική ροή 4 (Ακύρωση </w:t>
      </w:r>
      <w:r w:rsidR="00282556" w:rsidRPr="00B73EEF">
        <w:rPr>
          <w:rFonts w:ascii="Comfortaa" w:hAnsi="Comfortaa"/>
          <w:color w:val="E53535"/>
        </w:rPr>
        <w:t>order</w:t>
      </w:r>
      <w:r w:rsidR="00282556" w:rsidRPr="00B73EEF">
        <w:rPr>
          <w:rFonts w:ascii="Comfortaa" w:hAnsi="Comfortaa"/>
          <w:color w:val="E53535"/>
          <w:lang w:val="el-GR"/>
        </w:rPr>
        <w:t>)</w:t>
      </w:r>
      <w:bookmarkEnd w:id="22"/>
    </w:p>
    <w:p w14:paraId="483B5B6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1.α.2.α.1 Επιλέγοντας ένα ενεργό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,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order</w:t>
      </w:r>
      <w:r w:rsidRPr="003B2CF8">
        <w:rPr>
          <w:rFonts w:ascii="Comfortaa" w:hAnsi="Comfortaa"/>
          <w:sz w:val="16"/>
          <w:szCs w:val="16"/>
          <w:lang w:val="el-GR"/>
        </w:rPr>
        <w:t xml:space="preserve">. Από εκεί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μπορεί να επιλέξει «Ακύρωση παραγγελίας»</w:t>
      </w:r>
    </w:p>
    <w:p w14:paraId="282DC94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7F90246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57D15B4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5A8C217" w14:textId="77777777" w:rsidR="00282556" w:rsidRPr="00B73EEF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23" w:name="_Toc167894743"/>
      <w:r w:rsidRPr="00B73EEF">
        <w:rPr>
          <w:rFonts w:ascii="Comfortaa" w:hAnsi="Comfortaa"/>
          <w:color w:val="E53535"/>
          <w:lang w:val="el-GR"/>
        </w:rPr>
        <w:t xml:space="preserve">Δημιουργία και διαχείριση </w:t>
      </w:r>
      <w:r w:rsidRPr="00B73EEF">
        <w:rPr>
          <w:rFonts w:ascii="Comfortaa" w:hAnsi="Comfortaa"/>
          <w:color w:val="E53535"/>
        </w:rPr>
        <w:t>appointment</w:t>
      </w:r>
      <w:r w:rsidRPr="00B73EEF">
        <w:rPr>
          <w:rFonts w:ascii="Comfortaa" w:hAnsi="Comfortaa"/>
          <w:color w:val="E53535"/>
          <w:lang w:val="el-GR"/>
        </w:rPr>
        <w:t xml:space="preserve"> για </w:t>
      </w:r>
      <w:r w:rsidRPr="00B73EEF">
        <w:rPr>
          <w:rFonts w:ascii="Comfortaa" w:hAnsi="Comfortaa"/>
          <w:color w:val="E53535"/>
        </w:rPr>
        <w:t>activity</w:t>
      </w:r>
      <w:bookmarkEnd w:id="23"/>
    </w:p>
    <w:p w14:paraId="062A9E69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4" w:name="_Toc167894744"/>
      <w:r w:rsidRPr="00B73EEF">
        <w:rPr>
          <w:rFonts w:ascii="Comfortaa" w:hAnsi="Comfortaa"/>
          <w:color w:val="E53535"/>
          <w:lang w:val="el-GR"/>
        </w:rPr>
        <w:t xml:space="preserve">Βασική ροή(Δημιουργία </w:t>
      </w:r>
      <w:r w:rsidRPr="00B73EEF">
        <w:rPr>
          <w:rFonts w:ascii="Comfortaa" w:hAnsi="Comfortaa"/>
          <w:color w:val="E53535"/>
        </w:rPr>
        <w:t>appointment</w:t>
      </w:r>
      <w:r w:rsidRPr="00B73EEF">
        <w:rPr>
          <w:rFonts w:ascii="Comfortaa" w:hAnsi="Comfortaa"/>
          <w:color w:val="E53535"/>
          <w:lang w:val="el-GR"/>
        </w:rPr>
        <w:t xml:space="preserve"> για </w:t>
      </w:r>
      <w:r w:rsidRPr="00B73EEF">
        <w:rPr>
          <w:rFonts w:ascii="Comfortaa" w:hAnsi="Comfortaa"/>
          <w:color w:val="E53535"/>
        </w:rPr>
        <w:t>activity</w:t>
      </w:r>
      <w:r w:rsidRPr="00B73EEF">
        <w:rPr>
          <w:rFonts w:ascii="Comfortaa" w:hAnsi="Comfortaa"/>
          <w:color w:val="E53535"/>
          <w:lang w:val="el-GR"/>
        </w:rPr>
        <w:t>)</w:t>
      </w:r>
      <w:bookmarkEnd w:id="24"/>
    </w:p>
    <w:p w14:paraId="2C0BE282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δει τα διαθέσιμα </w:t>
      </w:r>
      <w:r w:rsidRPr="003B2CF8">
        <w:rPr>
          <w:rFonts w:ascii="Comfortaa" w:hAnsi="Comfortaa"/>
          <w:sz w:val="16"/>
          <w:szCs w:val="16"/>
        </w:rPr>
        <w:t>activities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αυτό στο οποίο επιθυμεί να συμμετέχει</w:t>
      </w:r>
    </w:p>
    <w:p w14:paraId="5EFD703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ανοίγει παράθυρο με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activity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την επιλογή για δημιουργία </w:t>
      </w:r>
      <w:r w:rsidRPr="003B2CF8">
        <w:rPr>
          <w:rFonts w:ascii="Comfortaa" w:hAnsi="Comfortaa"/>
          <w:sz w:val="16"/>
          <w:szCs w:val="16"/>
        </w:rPr>
        <w:t>appointment</w:t>
      </w:r>
    </w:p>
    <w:p w14:paraId="3BC5CEE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«Δημιουργία ραντεβού»</w:t>
      </w:r>
    </w:p>
    <w:p w14:paraId="2E9F829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εμφανίζει τις διαθέσιμες επιλογές μέρας και ώρας για το συγκεκριμένο </w:t>
      </w:r>
      <w:r w:rsidRPr="003B2CF8">
        <w:rPr>
          <w:rFonts w:ascii="Comfortaa" w:hAnsi="Comfortaa"/>
          <w:sz w:val="16"/>
          <w:szCs w:val="16"/>
        </w:rPr>
        <w:t>activity</w:t>
      </w:r>
    </w:p>
    <w:p w14:paraId="386161F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κάνει την επιλογή του και επιλέγει «Ολοκλήρωση»</w:t>
      </w:r>
    </w:p>
    <w:p w14:paraId="0AF8711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6. Το σύστημα εμφανίζει μήνυμα επιβεβαίωσης συμμετοχής στο επιλεγμένο </w:t>
      </w:r>
      <w:r w:rsidRPr="003B2CF8">
        <w:rPr>
          <w:rFonts w:ascii="Comfortaa" w:hAnsi="Comfortaa"/>
          <w:sz w:val="16"/>
          <w:szCs w:val="16"/>
        </w:rPr>
        <w:t>activity</w:t>
      </w:r>
    </w:p>
    <w:p w14:paraId="78182F56" w14:textId="77777777" w:rsidR="00282556" w:rsidRPr="00B73EEF" w:rsidRDefault="00282556" w:rsidP="00282556">
      <w:pPr>
        <w:rPr>
          <w:rFonts w:ascii="Comfortaa" w:hAnsi="Comfortaa"/>
          <w:color w:val="E53535"/>
          <w:lang w:val="el-GR"/>
        </w:rPr>
      </w:pPr>
    </w:p>
    <w:p w14:paraId="52DCF339" w14:textId="77777777" w:rsidR="00282556" w:rsidRPr="00B73EE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5" w:name="_Toc167894745"/>
      <w:r w:rsidRPr="00B73EEF">
        <w:rPr>
          <w:rFonts w:ascii="Comfortaa" w:hAnsi="Comfortaa"/>
          <w:color w:val="E53535"/>
          <w:lang w:val="el-GR"/>
        </w:rPr>
        <w:t xml:space="preserve">Εναλλακτική ροή 1 (Τροποποίηση </w:t>
      </w:r>
      <w:r w:rsidRPr="00B73EEF">
        <w:rPr>
          <w:rFonts w:ascii="Comfortaa" w:hAnsi="Comfortaa"/>
          <w:color w:val="E53535"/>
        </w:rPr>
        <w:t>appointment</w:t>
      </w:r>
      <w:r w:rsidRPr="00B73EEF">
        <w:rPr>
          <w:rFonts w:ascii="Comfortaa" w:hAnsi="Comfortaa"/>
          <w:color w:val="E53535"/>
          <w:lang w:val="el-GR"/>
        </w:rPr>
        <w:t>)</w:t>
      </w:r>
      <w:bookmarkEnd w:id="25"/>
    </w:p>
    <w:p w14:paraId="016BAAA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Από τη λίστα των επερχόμενων </w:t>
      </w:r>
      <w:r w:rsidRPr="003B2CF8">
        <w:rPr>
          <w:rFonts w:ascii="Comfortaa" w:hAnsi="Comfortaa"/>
          <w:sz w:val="16"/>
          <w:szCs w:val="16"/>
        </w:rPr>
        <w:t>appointments</w:t>
      </w:r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εκείνο που επιθυμεί να τροποποιήσει</w:t>
      </w:r>
    </w:p>
    <w:p w14:paraId="1A7E6D16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εμφανίζει τις αναλυτικές πληροφορίες του </w:t>
      </w:r>
      <w:r w:rsidRPr="003B2CF8">
        <w:rPr>
          <w:rFonts w:ascii="Comfortaa" w:hAnsi="Comfortaa"/>
          <w:sz w:val="16"/>
          <w:szCs w:val="16"/>
        </w:rPr>
        <w:t>appointment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τις διαθέσιμες επιλογές τροποποίησης</w:t>
      </w:r>
    </w:p>
    <w:p w14:paraId="7F2BA31B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«Αλλαγή ραντεβού»</w:t>
      </w:r>
    </w:p>
    <w:p w14:paraId="481D3E6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lastRenderedPageBreak/>
        <w:t xml:space="preserve">1.α.4 Το σύστημα εμφανίζει τις διαθέσιμες επιλογές μέρας και ώρας για το συγκεκριμένο </w:t>
      </w:r>
      <w:r w:rsidRPr="003B2CF8">
        <w:rPr>
          <w:rFonts w:ascii="Comfortaa" w:hAnsi="Comfortaa"/>
          <w:sz w:val="16"/>
          <w:szCs w:val="16"/>
        </w:rPr>
        <w:t>activity</w:t>
      </w:r>
    </w:p>
    <w:p w14:paraId="24EFD3C1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κάνει την επιλογή του και επιλέγει «Ολοκλήρωση αλλαγής»</w:t>
      </w:r>
    </w:p>
    <w:p w14:paraId="1F9B60E4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1.α.6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26E0D32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1.α.7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1A10A40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B728BB9" w14:textId="77777777" w:rsidR="00282556" w:rsidRPr="00AB1F7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6" w:name="_Toc167894746"/>
      <w:r w:rsidRPr="00AB1F7F">
        <w:rPr>
          <w:rFonts w:ascii="Comfortaa" w:hAnsi="Comfortaa"/>
          <w:color w:val="E53535"/>
          <w:lang w:val="el-GR"/>
        </w:rPr>
        <w:t xml:space="preserve">Εναλλακτική ροή 2 (Ακύρωση </w:t>
      </w:r>
      <w:r w:rsidRPr="00AB1F7F">
        <w:rPr>
          <w:rFonts w:ascii="Comfortaa" w:hAnsi="Comfortaa"/>
          <w:color w:val="E53535"/>
        </w:rPr>
        <w:t>appointment</w:t>
      </w:r>
      <w:r w:rsidRPr="00AB1F7F">
        <w:rPr>
          <w:rFonts w:ascii="Comfortaa" w:hAnsi="Comfortaa"/>
          <w:color w:val="E53535"/>
          <w:lang w:val="el-GR"/>
        </w:rPr>
        <w:t>)</w:t>
      </w:r>
      <w:bookmarkEnd w:id="26"/>
    </w:p>
    <w:p w14:paraId="4466FB7E" w14:textId="6C1C89A4" w:rsidR="00282556" w:rsidRPr="003B2CF8" w:rsidRDefault="00637F5A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68" behindDoc="1" locked="0" layoutInCell="1" allowOverlap="1" wp14:anchorId="15AED602" wp14:editId="096C231A">
            <wp:simplePos x="0" y="0"/>
            <wp:positionH relativeFrom="column">
              <wp:posOffset>4441993</wp:posOffset>
            </wp:positionH>
            <wp:positionV relativeFrom="paragraph">
              <wp:posOffset>45673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402509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9479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" b="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1.α.3.α.1 Ο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="00282556" w:rsidRPr="003B2CF8">
        <w:rPr>
          <w:rFonts w:ascii="Comfortaa" w:hAnsi="Comfortaa"/>
          <w:sz w:val="16"/>
          <w:szCs w:val="16"/>
          <w:lang w:val="el-GR"/>
        </w:rPr>
        <w:t xml:space="preserve"> επιλέγει «Ακύρωση ραντεβού»</w:t>
      </w:r>
    </w:p>
    <w:p w14:paraId="3DCAEEF5" w14:textId="7BC34E26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2D3E133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1.α.3.α.3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4173A8CD" w14:textId="536BBEE0" w:rsidR="00282556" w:rsidRPr="003B2CF8" w:rsidRDefault="00282556" w:rsidP="00282556">
      <w:pPr>
        <w:rPr>
          <w:rFonts w:ascii="Comfortaa" w:hAnsi="Comfortaa"/>
          <w:lang w:val="el-GR"/>
        </w:rPr>
      </w:pPr>
    </w:p>
    <w:p w14:paraId="0D1FA46E" w14:textId="77777777" w:rsidR="00282556" w:rsidRPr="00AB1F7F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27" w:name="_Toc167894747"/>
      <w:r w:rsidRPr="00AB1F7F">
        <w:rPr>
          <w:rFonts w:ascii="Comfortaa" w:hAnsi="Comfortaa"/>
          <w:color w:val="E53535"/>
          <w:lang w:val="el-GR"/>
        </w:rPr>
        <w:t xml:space="preserve">Προσθήκη και διαχείριση </w:t>
      </w:r>
      <w:r w:rsidRPr="00AB1F7F">
        <w:rPr>
          <w:rFonts w:ascii="Comfortaa" w:hAnsi="Comfortaa"/>
          <w:color w:val="E53535"/>
        </w:rPr>
        <w:t>payment</w:t>
      </w:r>
      <w:r w:rsidRPr="00AB1F7F">
        <w:rPr>
          <w:rFonts w:ascii="Comfortaa" w:hAnsi="Comfortaa"/>
          <w:color w:val="E53535"/>
          <w:lang w:val="el-GR"/>
        </w:rPr>
        <w:t xml:space="preserve"> </w:t>
      </w:r>
      <w:r w:rsidRPr="00AB1F7F">
        <w:rPr>
          <w:rFonts w:ascii="Comfortaa" w:hAnsi="Comfortaa"/>
          <w:color w:val="E53535"/>
        </w:rPr>
        <w:t>card</w:t>
      </w:r>
      <w:bookmarkEnd w:id="27"/>
    </w:p>
    <w:p w14:paraId="11F3CF47" w14:textId="77777777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28" w:name="_Toc167894748"/>
      <w:r w:rsidRPr="003B2CF8">
        <w:rPr>
          <w:rFonts w:ascii="Comfortaa" w:hAnsi="Comfortaa"/>
          <w:lang w:val="el-GR"/>
        </w:rPr>
        <w:t xml:space="preserve">Βασική ροή (Προσθήκη νέας </w:t>
      </w:r>
      <w:proofErr w:type="spellStart"/>
      <w:r w:rsidRPr="003B2CF8">
        <w:rPr>
          <w:rFonts w:ascii="Comfortaa" w:hAnsi="Comfortaa"/>
          <w:lang w:val="el-GR"/>
        </w:rPr>
        <w:t>payment</w:t>
      </w:r>
      <w:proofErr w:type="spellEnd"/>
      <w:r w:rsidRPr="003B2CF8">
        <w:rPr>
          <w:rFonts w:ascii="Comfortaa" w:hAnsi="Comfortaa"/>
          <w:lang w:val="el-GR"/>
        </w:rPr>
        <w:t xml:space="preserve"> </w:t>
      </w:r>
      <w:proofErr w:type="spellStart"/>
      <w:r w:rsidRPr="003B2CF8">
        <w:rPr>
          <w:rFonts w:ascii="Comfortaa" w:hAnsi="Comfortaa"/>
          <w:lang w:val="el-GR"/>
        </w:rPr>
        <w:t>card</w:t>
      </w:r>
      <w:proofErr w:type="spellEnd"/>
      <w:r w:rsidRPr="003B2CF8">
        <w:rPr>
          <w:rFonts w:ascii="Comfortaa" w:hAnsi="Comfortaa"/>
          <w:lang w:val="el-GR"/>
        </w:rPr>
        <w:t>)</w:t>
      </w:r>
      <w:bookmarkEnd w:id="28"/>
    </w:p>
    <w:p w14:paraId="51639CE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μεταβαίνει στο μενού των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«Προσθήκη νέας κάρτας πληρωμής»</w:t>
      </w:r>
    </w:p>
    <w:p w14:paraId="75880A8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εμφανίζει παράθυρο, όπου ζητούνται οι απαραίτητες πληροφορίες από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</w:p>
    <w:p w14:paraId="7F090CD2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εισάγει τα στοιχεία της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card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και πατά «Προσθήκη»</w:t>
      </w:r>
    </w:p>
    <w:p w14:paraId="193DD997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 Το σύστημα εμφανίζει μήνυμα επιτυχίας</w:t>
      </w:r>
    </w:p>
    <w:p w14:paraId="74D12EB9" w14:textId="77777777" w:rsidR="00282556" w:rsidRPr="00AB1F7F" w:rsidRDefault="00282556" w:rsidP="00282556">
      <w:pPr>
        <w:rPr>
          <w:rFonts w:ascii="Comfortaa" w:hAnsi="Comfortaa"/>
          <w:color w:val="E53535"/>
          <w:lang w:val="el-GR"/>
        </w:rPr>
      </w:pPr>
    </w:p>
    <w:p w14:paraId="17FA6A3E" w14:textId="77777777" w:rsidR="00282556" w:rsidRPr="00AB1F7F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29" w:name="_Toc167894749"/>
      <w:r w:rsidRPr="00AB1F7F">
        <w:rPr>
          <w:rFonts w:ascii="Comfortaa" w:hAnsi="Comfortaa"/>
          <w:color w:val="E53535"/>
          <w:lang w:val="el-GR"/>
        </w:rPr>
        <w:t>Εναλλακτική ροή 1 (Σφάλμα εισαγωγής λόγω λανθασμένων στοιχείων)</w:t>
      </w:r>
      <w:bookmarkEnd w:id="29"/>
    </w:p>
    <w:p w14:paraId="7CCA89E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4.α.1 Το σύστημα εμφανίζει μήνυμα σφάλματος και επιστρέφει πίσω στο μενού των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</w:p>
    <w:p w14:paraId="0118C09B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DA1A698" w14:textId="77777777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30" w:name="_Toc167894750"/>
      <w:r w:rsidRPr="00AB1F7F">
        <w:rPr>
          <w:rFonts w:ascii="Comfortaa" w:hAnsi="Comfortaa"/>
          <w:color w:val="E53535"/>
          <w:lang w:val="el-GR"/>
        </w:rPr>
        <w:t xml:space="preserve">Εναλλακτική ροή 2 (Αφαίρεση </w:t>
      </w:r>
      <w:proofErr w:type="spellStart"/>
      <w:r w:rsidRPr="00AB1F7F">
        <w:rPr>
          <w:rFonts w:ascii="Comfortaa" w:hAnsi="Comfortaa"/>
          <w:color w:val="E53535"/>
          <w:lang w:val="el-GR"/>
        </w:rPr>
        <w:t>payment</w:t>
      </w:r>
      <w:proofErr w:type="spellEnd"/>
      <w:r w:rsidRPr="00AB1F7F">
        <w:rPr>
          <w:rFonts w:ascii="Comfortaa" w:hAnsi="Comfortaa"/>
          <w:color w:val="E53535"/>
          <w:lang w:val="el-GR"/>
        </w:rPr>
        <w:t xml:space="preserve"> </w:t>
      </w:r>
      <w:proofErr w:type="spellStart"/>
      <w:r w:rsidRPr="00AB1F7F">
        <w:rPr>
          <w:rFonts w:ascii="Comfortaa" w:hAnsi="Comfortaa"/>
          <w:color w:val="E53535"/>
          <w:lang w:val="el-GR"/>
        </w:rPr>
        <w:t>card</w:t>
      </w:r>
      <w:proofErr w:type="spellEnd"/>
      <w:r w:rsidRPr="00AB1F7F">
        <w:rPr>
          <w:rFonts w:ascii="Comfortaa" w:hAnsi="Comfortaa"/>
          <w:color w:val="E53535"/>
          <w:lang w:val="el-GR"/>
        </w:rPr>
        <w:t>)</w:t>
      </w:r>
      <w:bookmarkEnd w:id="30"/>
    </w:p>
    <w:p w14:paraId="2D80D61C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μεταβαίνει στο μενού των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και επιλέγει μια από τις </w:t>
      </w:r>
      <w:r w:rsidRPr="003B2CF8">
        <w:rPr>
          <w:rFonts w:ascii="Comfortaa" w:hAnsi="Comfortaa"/>
          <w:sz w:val="16"/>
          <w:szCs w:val="16"/>
        </w:rPr>
        <w:t>payment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cards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έχει εισάγει</w:t>
      </w:r>
    </w:p>
    <w:p w14:paraId="42A2BAB0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παράθυρο με τις πληροφορίες της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payment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card</w:t>
      </w:r>
      <w:proofErr w:type="spellEnd"/>
    </w:p>
    <w:p w14:paraId="77E0D13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1.α.3 Ο 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«Αφαίρεση κάρτας πληρωμής»</w:t>
      </w:r>
    </w:p>
    <w:p w14:paraId="06C6C98E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1.α.4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132F044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</w:p>
    <w:p w14:paraId="0DC3303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33005D8C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525787FF" w14:textId="30EF8A64" w:rsidR="00637F5A" w:rsidRPr="003B2CF8" w:rsidRDefault="00637F5A" w:rsidP="00282556">
      <w:pPr>
        <w:rPr>
          <w:rFonts w:ascii="Comfortaa" w:hAnsi="Comfortaa"/>
          <w:lang w:val="el-GR"/>
        </w:rPr>
      </w:pPr>
    </w:p>
    <w:p w14:paraId="521EB195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38E226A8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1B9B73E1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20EE8F80" w14:textId="77777777" w:rsidR="00637F5A" w:rsidRPr="003B2CF8" w:rsidRDefault="00637F5A" w:rsidP="00282556">
      <w:pPr>
        <w:rPr>
          <w:rFonts w:ascii="Comfortaa" w:hAnsi="Comfortaa"/>
          <w:lang w:val="el-GR"/>
        </w:rPr>
      </w:pPr>
    </w:p>
    <w:p w14:paraId="141E9351" w14:textId="3C089934" w:rsidR="00282556" w:rsidRPr="00162E14" w:rsidRDefault="00637F5A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31" w:name="_Toc167894751"/>
      <w:r w:rsidRPr="00162E14">
        <w:rPr>
          <w:rFonts w:ascii="Comfortaa" w:hAnsi="Comfortaa"/>
          <w:noProof/>
          <w:color w:val="E53535"/>
          <w:sz w:val="16"/>
          <w:szCs w:val="16"/>
        </w:rPr>
        <w:lastRenderedPageBreak/>
        <w:drawing>
          <wp:anchor distT="0" distB="0" distL="114300" distR="114300" simplePos="0" relativeHeight="251658269" behindDoc="1" locked="0" layoutInCell="1" allowOverlap="1" wp14:anchorId="2914B3A1" wp14:editId="7DCC9966">
            <wp:simplePos x="0" y="0"/>
            <wp:positionH relativeFrom="column">
              <wp:posOffset>-224790</wp:posOffset>
            </wp:positionH>
            <wp:positionV relativeFrom="paragraph">
              <wp:posOffset>0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038592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9244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" b="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162E14">
        <w:rPr>
          <w:rFonts w:ascii="Comfortaa" w:hAnsi="Comfortaa"/>
          <w:color w:val="E53535"/>
          <w:lang w:val="el-GR"/>
        </w:rPr>
        <w:t>Συγγραφή και διαχείριση κριτικής</w:t>
      </w:r>
      <w:bookmarkEnd w:id="31"/>
    </w:p>
    <w:p w14:paraId="74064744" w14:textId="77777777" w:rsidR="00282556" w:rsidRPr="00162E1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2" w:name="_Toc167894752"/>
      <w:r w:rsidRPr="00162E14">
        <w:rPr>
          <w:rFonts w:ascii="Comfortaa" w:hAnsi="Comfortaa"/>
          <w:color w:val="E53535"/>
          <w:lang w:val="el-GR"/>
        </w:rPr>
        <w:t>Βασική ροή (Συγγραφή κριτικής)</w:t>
      </w:r>
      <w:bookmarkEnd w:id="32"/>
    </w:p>
    <w:p w14:paraId="2FE8E86D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«Συγγραφή κριτικής»</w:t>
      </w:r>
    </w:p>
    <w:p w14:paraId="152966A8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ανοίγει παράθυρο για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να συμπληρώσει τις απαραίτητες πληροφορίες</w:t>
      </w:r>
    </w:p>
    <w:p w14:paraId="7053F253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Αφού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τελειώσει με τη συγγραφή του σχολίου, επιλέγει «Κοινοποίηση»</w:t>
      </w:r>
    </w:p>
    <w:p w14:paraId="5F845C4D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3D5E371" w14:textId="77777777" w:rsidR="00282556" w:rsidRPr="00162E1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3" w:name="_Toc167894753"/>
      <w:r w:rsidRPr="00162E14">
        <w:rPr>
          <w:rFonts w:ascii="Comfortaa" w:hAnsi="Comfortaa"/>
          <w:color w:val="E53535"/>
          <w:lang w:val="el-GR"/>
        </w:rPr>
        <w:t>Εναλλακτική ροή 1 (Επεξεργασία κριτικής)</w:t>
      </w:r>
      <w:bookmarkEnd w:id="33"/>
    </w:p>
    <w:p w14:paraId="6F834E5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όπου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έχει ήδη καταχωρήσει κριτική, επιλέγει την κριτική του και πατά «Επεξεργασία»</w:t>
      </w:r>
    </w:p>
    <w:p w14:paraId="1B61A68B" w14:textId="77487D79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Το σύστημα ανοίγει παράθυρο για το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>, όπου μπορεί να τροποποιήσει τις πληροφορίες τις κριτικής</w:t>
      </w:r>
    </w:p>
    <w:p w14:paraId="0C3EDFDE" w14:textId="469DF6C7" w:rsidR="00282556" w:rsidRPr="003B2CF8" w:rsidRDefault="003B2CF8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noProof/>
          <w:sz w:val="16"/>
          <w:szCs w:val="16"/>
        </w:rPr>
        <w:drawing>
          <wp:anchor distT="0" distB="0" distL="114300" distR="114300" simplePos="0" relativeHeight="251658270" behindDoc="1" locked="0" layoutInCell="1" allowOverlap="1" wp14:anchorId="647B18B6" wp14:editId="2E8FE6A6">
            <wp:simplePos x="0" y="0"/>
            <wp:positionH relativeFrom="column">
              <wp:posOffset>4356339</wp:posOffset>
            </wp:positionH>
            <wp:positionV relativeFrom="paragraph">
              <wp:posOffset>206914</wp:posOffset>
            </wp:positionV>
            <wp:extent cx="16478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ight>
            <wp:docPr id="1996646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4671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" b="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556" w:rsidRPr="003B2CF8">
        <w:rPr>
          <w:rFonts w:ascii="Comfortaa" w:hAnsi="Comfortaa"/>
          <w:sz w:val="16"/>
          <w:szCs w:val="16"/>
          <w:lang w:val="el-GR"/>
        </w:rPr>
        <w:t xml:space="preserve">1.α.3 Αφού ο </w:t>
      </w:r>
      <w:proofErr w:type="spellStart"/>
      <w:r w:rsidR="00282556"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="00282556" w:rsidRPr="003B2CF8">
        <w:rPr>
          <w:rFonts w:ascii="Comfortaa" w:hAnsi="Comfortaa"/>
          <w:sz w:val="16"/>
          <w:szCs w:val="16"/>
          <w:lang w:val="el-GR"/>
        </w:rPr>
        <w:t xml:space="preserve"> κάνει τις απαραίτητες αλλαγές, επιλέγει «Κοινοποίηση»</w:t>
      </w:r>
    </w:p>
    <w:p w14:paraId="631EF20E" w14:textId="194FD9BA" w:rsidR="00282556" w:rsidRPr="003B2CF8" w:rsidRDefault="00282556" w:rsidP="00282556">
      <w:pPr>
        <w:rPr>
          <w:rFonts w:ascii="Comfortaa" w:hAnsi="Comfortaa"/>
          <w:lang w:val="el-GR"/>
        </w:rPr>
      </w:pPr>
    </w:p>
    <w:p w14:paraId="3538FBF2" w14:textId="5F7BBC07" w:rsidR="00282556" w:rsidRPr="00162E1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4" w:name="_Toc167894754"/>
      <w:r w:rsidRPr="00162E14">
        <w:rPr>
          <w:rFonts w:ascii="Comfortaa" w:hAnsi="Comfortaa"/>
          <w:color w:val="E53535"/>
          <w:lang w:val="el-GR"/>
        </w:rPr>
        <w:t>Εναλλακτική ροή 2 (Διαγραφή κριτικής)</w:t>
      </w:r>
      <w:bookmarkEnd w:id="34"/>
    </w:p>
    <w:p w14:paraId="66264C3A" w14:textId="0FF05915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1.β.1 Από τη σελίδα ενός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establishment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, όπου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έχει ήδη καταχωρήσει κριτική, επιλέγει την κριτική του και πατά «Διαγραφή»</w:t>
      </w:r>
    </w:p>
    <w:p w14:paraId="66473AB0" w14:textId="0E3B3C8E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1.β.2 Το σύστημα εμφανίζει μήνυμα ρωτώντας τον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</w:t>
      </w:r>
    </w:p>
    <w:p w14:paraId="55A3682C" w14:textId="35111AB1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1.β.3 Ο </w:t>
      </w:r>
      <w:proofErr w:type="spellStart"/>
      <w:r w:rsidRPr="003B2CF8">
        <w:rPr>
          <w:rFonts w:ascii="Comfortaa" w:hAnsi="Comfortaa"/>
          <w:sz w:val="16"/>
          <w:szCs w:val="16"/>
          <w:lang w:val="el-GR"/>
        </w:rPr>
        <w:t>client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</w:t>
      </w:r>
      <w:r w:rsidR="00D30E98" w:rsidRPr="003B2CF8">
        <w:rPr>
          <w:rFonts w:ascii="Comfortaa" w:hAnsi="Comfortaa"/>
          <w:noProof/>
          <w:sz w:val="16"/>
          <w:szCs w:val="16"/>
          <w:lang w:val="el-GR"/>
        </w:rPr>
        <w:t xml:space="preserve"> </w:t>
      </w:r>
    </w:p>
    <w:p w14:paraId="78E051F2" w14:textId="353E303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lang w:val="el-GR"/>
        </w:rPr>
        <w:br w:type="page"/>
      </w:r>
    </w:p>
    <w:p w14:paraId="50B4BBAE" w14:textId="77777777" w:rsidR="00282556" w:rsidRPr="003B2CF8" w:rsidRDefault="00282556" w:rsidP="00282556">
      <w:pPr>
        <w:pStyle w:val="Heading1"/>
        <w:rPr>
          <w:rFonts w:ascii="Comfortaa" w:hAnsi="Comfortaa"/>
          <w:lang w:val="el-GR"/>
        </w:rPr>
      </w:pPr>
      <w:bookmarkStart w:id="35" w:name="_Toc167894755"/>
      <w:r w:rsidRPr="003B2CF8">
        <w:rPr>
          <w:rFonts w:ascii="Comfortaa" w:hAnsi="Comfortaa"/>
        </w:rPr>
        <w:lastRenderedPageBreak/>
        <w:t>Trainer</w:t>
      </w:r>
      <w:bookmarkEnd w:id="35"/>
    </w:p>
    <w:p w14:paraId="4090EB56" w14:textId="77777777" w:rsidR="00282556" w:rsidRPr="00296E92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36" w:name="_Toc167894756"/>
      <w:r w:rsidRPr="00296E92">
        <w:rPr>
          <w:rStyle w:val="normaltextrun"/>
          <w:rFonts w:ascii="Comfortaa" w:hAnsi="Comfortaa"/>
          <w:color w:val="E53535"/>
          <w:lang w:val="el-GR"/>
        </w:rPr>
        <w:t xml:space="preserve">Δημιουργία και παρακολούθηση </w:t>
      </w:r>
      <w:r w:rsidRPr="00296E92">
        <w:rPr>
          <w:rStyle w:val="normaltextrun"/>
          <w:rFonts w:ascii="Comfortaa" w:hAnsi="Comfortaa"/>
          <w:color w:val="E53535"/>
        </w:rPr>
        <w:t>appointments</w:t>
      </w:r>
      <w:r w:rsidRPr="00296E92">
        <w:rPr>
          <w:rStyle w:val="normaltextrun"/>
          <w:rFonts w:ascii="Comfortaa" w:hAnsi="Comfortaa"/>
          <w:color w:val="E53535"/>
          <w:lang w:val="el-GR"/>
        </w:rPr>
        <w:t xml:space="preserve"> και </w:t>
      </w:r>
      <w:r w:rsidRPr="00296E92">
        <w:rPr>
          <w:rStyle w:val="normaltextrun"/>
          <w:rFonts w:ascii="Comfortaa" w:hAnsi="Comfortaa"/>
          <w:color w:val="E53535"/>
        </w:rPr>
        <w:t>activities</w:t>
      </w:r>
      <w:bookmarkEnd w:id="36"/>
    </w:p>
    <w:p w14:paraId="12A11604" w14:textId="77777777" w:rsidR="00282556" w:rsidRPr="00296E9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7" w:name="_Toc167894757"/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 xml:space="preserve">Βασική ροή (Δημιουργία </w:t>
      </w:r>
      <w:r w:rsidRPr="00296E92">
        <w:rPr>
          <w:rStyle w:val="normaltextrun"/>
          <w:rFonts w:ascii="Comfortaa" w:hAnsi="Comfortaa"/>
          <w:color w:val="E53535"/>
          <w:szCs w:val="20"/>
        </w:rPr>
        <w:t>activity</w:t>
      </w:r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37"/>
      <w:r w:rsidRPr="00296E92">
        <w:rPr>
          <w:rStyle w:val="eop"/>
          <w:rFonts w:ascii="Comfortaa" w:hAnsi="Comfortaa"/>
          <w:color w:val="E53535"/>
          <w:szCs w:val="20"/>
        </w:rPr>
        <w:t> </w:t>
      </w:r>
    </w:p>
    <w:p w14:paraId="48D64DC7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 Από τη σελίδα ενός συνεργαζόμενου με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establishment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να δημιουργήσει νέο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60729937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2.</w:t>
      </w:r>
      <w:r w:rsidRPr="003B2CF8">
        <w:rPr>
          <w:rStyle w:val="normaltextrun"/>
          <w:rFonts w:ascii="Comfortaa" w:eastAsiaTheme="majorEastAsia" w:hAnsi="Comfortaa"/>
          <w:sz w:val="22"/>
          <w:szCs w:val="22"/>
          <w:lang w:val="el-GR"/>
        </w:rPr>
        <w:t xml:space="preserve"> 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Το σύστημα ανοίγει παράθυρο για την επιλογή ώρας και ημερομηνίας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.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έχει την επιλογή να συμπληρώσει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checkbox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«Εβδομαδιαία συμπλήρωση», όπου 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θα συμπληρωθεί αυτόματα τις ίδιες ημέρες και ώρες που έχει επιλέξει για την συγκεκριμένη εβδομάδα, σε όποιο χρονικό πλαίσιο επιθυμεί ο ίδιος.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276CCF97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3. Το σύστημα ανοίγει παράθυρο με τις αναλυτικές πληροφορίες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τις οποίες καλείτε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να συμπληρώσει (χωρητικότητα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, επίπεδο δυσκολίας).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46489F5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4.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«Δημιουργία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700D3506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5. Το σύστημα εμφανίζει μήνυμα επιβεβαίωσης ορθής καταχώρησης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στο επιλεγμένο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establishment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 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5B809C9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05C3F5C" w14:textId="77777777" w:rsidR="00282556" w:rsidRPr="00296E9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38" w:name="_Toc167894758"/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 xml:space="preserve">Εναλλακτική ροή 1 (Τροποποίηση </w:t>
      </w:r>
      <w:r w:rsidRPr="00296E92">
        <w:rPr>
          <w:rStyle w:val="normaltextrun"/>
          <w:rFonts w:ascii="Comfortaa" w:hAnsi="Comfortaa"/>
          <w:color w:val="E53535"/>
          <w:szCs w:val="20"/>
        </w:rPr>
        <w:t>activity</w:t>
      </w:r>
      <w:r w:rsidRPr="00296E9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38"/>
      <w:r w:rsidRPr="00296E92">
        <w:rPr>
          <w:rStyle w:val="eop"/>
          <w:rFonts w:ascii="Comfortaa" w:hAnsi="Comfortaa"/>
          <w:color w:val="E53535"/>
          <w:szCs w:val="20"/>
        </w:rPr>
        <w:t> </w:t>
      </w:r>
    </w:p>
    <w:p w14:paraId="2DF77002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1.α.1 Από τη λίστα των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activities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εκείνο που επιθυμεί να τροποποιήσει.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0890D06D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1.α.2 Το σύστημα εμφανίζει τις αναλυτικές πληροφορίες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και τις διαθέσιμες επιλογές τροποποίησης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69894F4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«Αλλαγή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69726B1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1.α.4 Το σύστημα εμφανίζει τις αναλυτικές πληροφορίες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με τα πεδία επεξεργασίας τους.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FB403C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1.α.5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κάνει την επιλογή του και επιλέγει «Ολοκλήρωση αλλαγής»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7802D5D1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1.α.6 Το σύστημα εμφανίζει μήνυμα ρωτώντας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για επιβεβαίωση συνοδευόμενο με συνοπτική εμφάνιση των πεδίων που τροποποιήθηκαν. 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FD1A6EB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1.α.7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«Επιβεβαίωση».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8FD3FBD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eop"/>
          <w:rFonts w:ascii="Comfortaa" w:eastAsiaTheme="majorEastAsia" w:hAnsi="Comfortaa"/>
          <w:sz w:val="22"/>
          <w:szCs w:val="22"/>
        </w:rPr>
        <w:t> </w:t>
      </w:r>
    </w:p>
    <w:p w14:paraId="3683229B" w14:textId="77777777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39" w:name="_Toc167894759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 xml:space="preserve">Εναλλακτική ροή 2 (Διαγραφή </w:t>
      </w:r>
      <w:r w:rsidRPr="00BC1232">
        <w:rPr>
          <w:rStyle w:val="normaltextrun"/>
          <w:rFonts w:ascii="Comfortaa" w:hAnsi="Comfortaa"/>
          <w:color w:val="E53535"/>
          <w:szCs w:val="20"/>
        </w:rPr>
        <w:t>activity</w:t>
      </w:r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39"/>
      <w:r w:rsidRPr="00BC1232">
        <w:rPr>
          <w:rStyle w:val="eop"/>
          <w:rFonts w:ascii="Comfortaa" w:hAnsi="Comfortaa"/>
          <w:color w:val="E53535"/>
          <w:szCs w:val="20"/>
        </w:rPr>
        <w:t> </w:t>
      </w:r>
    </w:p>
    <w:p w14:paraId="5FD37231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1.α.3.α.1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«Ακύρωση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DD0B27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 Το σύστημα ανοίγει παράθυρο στο οποίο ζητά από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να συμπληρώσει την αιτία ακύρωσης του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καθώς και ένα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checkbox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«</w:t>
      </w:r>
      <w:proofErr w:type="spellStart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Αναδρομολόγηση</w:t>
      </w:r>
      <w:proofErr w:type="spellEnd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 για το αν θα αναπληρωθεί σε άλλη μέρα ή ώρα.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5A5C6CC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 Το σύστημα εμφανίζει μήνυμα ρωτώντας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για επιβεβαίωση.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26C6FD4B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1.α.3.α.3 Ο χρήστης επιλέγει «Επιβεβαίωση».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AEFF3A6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1.α.3.α.4 Το σύστημα στέλνει σε μορφή ειδοποιήσεων στους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clients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που ήταν εγγεγραμμένοι στο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, την αιτία ακύρωσης καθώς και επιλογή εγγραφής στη νέα ημερομηνία και ώρα, εφόσον έχει συμπληρωθεί από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2262F322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4916324C" w14:textId="77777777" w:rsidR="00282556" w:rsidRPr="00BC123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0" w:name="_Toc167894760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 xml:space="preserve">Εναλλακτική ροή 3 (Διαγραφή </w:t>
      </w:r>
      <w:r w:rsidRPr="00BC1232">
        <w:rPr>
          <w:rStyle w:val="normaltextrun"/>
          <w:rFonts w:ascii="Comfortaa" w:hAnsi="Comfortaa"/>
          <w:color w:val="E53535"/>
          <w:szCs w:val="20"/>
        </w:rPr>
        <w:t>activity</w:t>
      </w:r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 xml:space="preserve"> με </w:t>
      </w:r>
      <w:proofErr w:type="spellStart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>αναδρομολόγηση</w:t>
      </w:r>
      <w:proofErr w:type="spellEnd"/>
      <w:r w:rsidRPr="00BC1232">
        <w:rPr>
          <w:rStyle w:val="normaltextrun"/>
          <w:rFonts w:ascii="Comfortaa" w:hAnsi="Comfortaa"/>
          <w:color w:val="E53535"/>
          <w:szCs w:val="20"/>
          <w:lang w:val="el-GR"/>
        </w:rPr>
        <w:t>)</w:t>
      </w:r>
      <w:bookmarkEnd w:id="40"/>
      <w:r w:rsidRPr="00BC1232">
        <w:rPr>
          <w:rStyle w:val="eop"/>
          <w:rFonts w:ascii="Comfortaa" w:hAnsi="Comfortaa"/>
          <w:color w:val="E53535"/>
          <w:szCs w:val="20"/>
        </w:rPr>
        <w:t> </w:t>
      </w:r>
    </w:p>
    <w:p w14:paraId="73946A5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1.α.3.α.2.α.1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checkbox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«</w:t>
      </w:r>
      <w:proofErr w:type="spellStart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Αναδρομολόγηση</w:t>
      </w:r>
      <w:proofErr w:type="spellEnd"/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» σε νέα μέρα ή/και ώρα.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FC19368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1.α.3.α.2.α.2 Το σύστημα εμφανίζει τις διαθέσιμες επιλογές μέρας και ώρας για το συγκεκριμένη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establishment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που λαμβάνει τόπο το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activity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>.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6040CEFA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1.α.3.α.2.α.3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κάνει την επιλογή του και επιλέγει «Ολοκλήρωση αλλαγής»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315130A0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1.α.3.α.2.α.4 Το σύστημα εμφανίζει μήνυμα ρωτώντας τον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για επιβεβαίωση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12C341DE" w14:textId="77777777" w:rsidR="00282556" w:rsidRPr="003B2CF8" w:rsidRDefault="00282556" w:rsidP="00282556">
      <w:pPr>
        <w:pStyle w:val="paragraph"/>
        <w:spacing w:before="0" w:beforeAutospacing="0" w:after="160" w:afterAutospacing="0"/>
        <w:textAlignment w:val="baseline"/>
        <w:rPr>
          <w:rFonts w:ascii="Comfortaa" w:hAnsi="Comfortaa"/>
          <w:lang w:val="el-GR"/>
        </w:rPr>
      </w:pP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1.α.3.α.2.α.5 Ο </w:t>
      </w:r>
      <w:r w:rsidRPr="003B2CF8">
        <w:rPr>
          <w:rStyle w:val="normaltextrun"/>
          <w:rFonts w:ascii="Comfortaa" w:eastAsiaTheme="majorEastAsia" w:hAnsi="Comfortaa"/>
          <w:sz w:val="16"/>
          <w:szCs w:val="16"/>
        </w:rPr>
        <w:t>trainer</w:t>
      </w:r>
      <w:r w:rsidRPr="003B2CF8">
        <w:rPr>
          <w:rStyle w:val="normaltextrun"/>
          <w:rFonts w:ascii="Comfortaa" w:eastAsiaTheme="majorEastAsia" w:hAnsi="Comfortaa"/>
          <w:sz w:val="16"/>
          <w:szCs w:val="16"/>
          <w:lang w:val="el-GR"/>
        </w:rPr>
        <w:t xml:space="preserve"> επιλέγει «Επιβεβαίωση»</w:t>
      </w:r>
      <w:r w:rsidRPr="003B2CF8">
        <w:rPr>
          <w:rStyle w:val="eop"/>
          <w:rFonts w:ascii="Comfortaa" w:eastAsiaTheme="majorEastAsia" w:hAnsi="Comfortaa"/>
          <w:sz w:val="16"/>
          <w:szCs w:val="16"/>
        </w:rPr>
        <w:t> </w:t>
      </w:r>
    </w:p>
    <w:p w14:paraId="67C2B005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32E7AFDF" w14:textId="77777777" w:rsidR="00282556" w:rsidRPr="003B2CF8" w:rsidRDefault="00282556" w:rsidP="00282556">
      <w:pPr>
        <w:rPr>
          <w:rFonts w:ascii="Comfortaa" w:hAnsi="Comfortaa"/>
          <w:b/>
          <w:bCs/>
          <w:sz w:val="28"/>
          <w:szCs w:val="28"/>
          <w:u w:val="single"/>
          <w:lang w:val="el-GR"/>
        </w:rPr>
      </w:pPr>
      <w:r w:rsidRPr="003B2CF8">
        <w:rPr>
          <w:rFonts w:ascii="Comfortaa" w:hAnsi="Comfortaa"/>
          <w:b/>
          <w:bCs/>
          <w:sz w:val="28"/>
          <w:szCs w:val="28"/>
          <w:u w:val="single"/>
          <w:lang w:val="el-GR"/>
        </w:rPr>
        <w:br w:type="page"/>
      </w:r>
    </w:p>
    <w:p w14:paraId="7D52C1BE" w14:textId="77777777" w:rsidR="00282556" w:rsidRPr="003B2CF8" w:rsidRDefault="00282556" w:rsidP="00282556">
      <w:pPr>
        <w:pStyle w:val="Heading1"/>
        <w:rPr>
          <w:rFonts w:ascii="Comfortaa" w:hAnsi="Comfortaa"/>
          <w:lang w:val="el-GR"/>
        </w:rPr>
      </w:pPr>
      <w:bookmarkStart w:id="41" w:name="_Toc167894761"/>
      <w:r w:rsidRPr="003B2CF8">
        <w:rPr>
          <w:rFonts w:ascii="Comfortaa" w:hAnsi="Comfortaa"/>
        </w:rPr>
        <w:lastRenderedPageBreak/>
        <w:t>Owner</w:t>
      </w:r>
      <w:bookmarkEnd w:id="41"/>
    </w:p>
    <w:p w14:paraId="6ADF9E04" w14:textId="665302D9" w:rsidR="00282556" w:rsidRPr="00BC1232" w:rsidRDefault="00532EB1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42" w:name="_Toc167894762"/>
      <w:r w:rsidRPr="00BC1232">
        <w:rPr>
          <w:rFonts w:ascii="Comfortaa" w:hAnsi="Comfortaa"/>
          <w:color w:val="E53535"/>
          <w:lang w:val="el-GR"/>
        </w:rPr>
        <w:t>Παρακολούθηση</w:t>
      </w:r>
      <w:r w:rsidR="00282556" w:rsidRPr="00BC1232">
        <w:rPr>
          <w:rFonts w:ascii="Comfortaa" w:hAnsi="Comfortaa"/>
          <w:color w:val="E53535"/>
          <w:lang w:val="el-GR"/>
        </w:rPr>
        <w:t xml:space="preserve"> </w:t>
      </w:r>
      <w:r w:rsidRPr="00BC1232">
        <w:rPr>
          <w:rFonts w:ascii="Comfortaa" w:hAnsi="Comfortaa"/>
          <w:color w:val="E53535"/>
          <w:lang w:val="el-GR"/>
        </w:rPr>
        <w:t>στατιστικών</w:t>
      </w:r>
      <w:bookmarkEnd w:id="42"/>
    </w:p>
    <w:p w14:paraId="1FBDF35F" w14:textId="4356D1D9" w:rsidR="00282556" w:rsidRPr="00BC1232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3" w:name="_Toc167894763"/>
      <w:r w:rsidRPr="00BC1232">
        <w:rPr>
          <w:rFonts w:ascii="Comfortaa" w:hAnsi="Comfortaa"/>
          <w:color w:val="E53535"/>
          <w:lang w:val="el-GR"/>
        </w:rPr>
        <w:t>Βασική ροή (</w:t>
      </w:r>
      <w:r w:rsidR="00E16375" w:rsidRPr="00BC1232">
        <w:rPr>
          <w:rFonts w:ascii="Comfortaa" w:hAnsi="Comfortaa"/>
          <w:color w:val="E53535"/>
          <w:lang w:val="el-GR"/>
        </w:rPr>
        <w:t>Άνοιγμα</w:t>
      </w:r>
      <w:r w:rsidR="002B019D" w:rsidRPr="00BC1232">
        <w:rPr>
          <w:rFonts w:ascii="Comfortaa" w:hAnsi="Comfortaa"/>
          <w:color w:val="E53535"/>
          <w:lang w:val="el-GR"/>
        </w:rPr>
        <w:t xml:space="preserve"> </w:t>
      </w:r>
      <w:r w:rsidR="00E16375" w:rsidRPr="00BC1232">
        <w:rPr>
          <w:rFonts w:ascii="Comfortaa" w:hAnsi="Comfortaa"/>
          <w:color w:val="E53535"/>
          <w:lang w:val="el-GR"/>
        </w:rPr>
        <w:t>στατιστικών</w:t>
      </w:r>
      <w:r w:rsidRPr="00BC1232">
        <w:rPr>
          <w:rFonts w:ascii="Comfortaa" w:hAnsi="Comfortaa"/>
          <w:color w:val="E53535"/>
          <w:lang w:val="el-GR"/>
        </w:rPr>
        <w:t>)</w:t>
      </w:r>
      <w:bookmarkEnd w:id="43"/>
    </w:p>
    <w:p w14:paraId="552E36FD" w14:textId="60DDB08B" w:rsidR="00282556" w:rsidRPr="003B2CF8" w:rsidRDefault="00A50094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</w:t>
      </w:r>
      <w:r w:rsidR="00A81F53" w:rsidRPr="003B2CF8">
        <w:rPr>
          <w:rFonts w:ascii="Comfortaa" w:hAnsi="Comfortaa"/>
          <w:sz w:val="16"/>
          <w:szCs w:val="16"/>
          <w:lang w:val="el-GR"/>
        </w:rPr>
        <w:t xml:space="preserve"> Από την </w:t>
      </w:r>
      <w:r w:rsidR="008264B5" w:rsidRPr="003B2CF8">
        <w:rPr>
          <w:rFonts w:ascii="Comfortaa" w:hAnsi="Comfortaa"/>
          <w:sz w:val="16"/>
          <w:szCs w:val="16"/>
          <w:lang w:val="el-GR"/>
        </w:rPr>
        <w:t>σελίδα</w:t>
      </w:r>
      <w:r w:rsidR="00A81F5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82AF5" w:rsidRPr="003B2CF8">
        <w:rPr>
          <w:rFonts w:ascii="Comfortaa" w:hAnsi="Comfortaa"/>
          <w:sz w:val="16"/>
          <w:szCs w:val="16"/>
          <w:lang w:val="el-GR"/>
        </w:rPr>
        <w:t xml:space="preserve">του </w:t>
      </w:r>
      <w:r w:rsidR="006C1698" w:rsidRPr="003B2CF8">
        <w:rPr>
          <w:rFonts w:ascii="Comfortaa" w:hAnsi="Comfortaa"/>
          <w:sz w:val="16"/>
          <w:szCs w:val="16"/>
        </w:rPr>
        <w:t>establishment</w:t>
      </w:r>
      <w:r w:rsidR="00AC2F0B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8264B5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8264B5" w:rsidRPr="003B2CF8">
        <w:rPr>
          <w:rFonts w:ascii="Comfortaa" w:hAnsi="Comfortaa"/>
          <w:sz w:val="16"/>
          <w:szCs w:val="16"/>
          <w:lang w:val="el-GR"/>
        </w:rPr>
        <w:t xml:space="preserve"> επιλεγεί να δει τα στατιστικά .</w:t>
      </w:r>
      <w:r w:rsidR="008264B5" w:rsidRPr="003B2CF8">
        <w:rPr>
          <w:rFonts w:ascii="Comfortaa" w:hAnsi="Comfortaa"/>
          <w:sz w:val="16"/>
          <w:szCs w:val="16"/>
          <w:lang w:val="el-GR"/>
        </w:rPr>
        <w:tab/>
      </w:r>
    </w:p>
    <w:p w14:paraId="20F36971" w14:textId="6718213C" w:rsidR="008264B5" w:rsidRPr="003B2CF8" w:rsidRDefault="008264B5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</w:t>
      </w:r>
      <w:r w:rsidR="00F34D31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593844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F34D3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D6A25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FD6A25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59384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3F475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ώρας</w:t>
      </w:r>
      <w:r w:rsidR="003F4751" w:rsidRPr="003B2CF8">
        <w:rPr>
          <w:rFonts w:ascii="Comfortaa" w:hAnsi="Comfortaa"/>
          <w:sz w:val="16"/>
          <w:szCs w:val="16"/>
          <w:lang w:val="el-GR"/>
        </w:rPr>
        <w:t xml:space="preserve"> και </w:t>
      </w:r>
      <w:r w:rsidR="00593844" w:rsidRPr="003B2CF8">
        <w:rPr>
          <w:rFonts w:ascii="Comfortaa" w:hAnsi="Comfortaa"/>
          <w:sz w:val="16"/>
          <w:szCs w:val="16"/>
          <w:lang w:val="el-GR"/>
        </w:rPr>
        <w:t>ημερομηνίας</w:t>
      </w:r>
      <w:r w:rsidR="00CB1C5F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593844" w:rsidRPr="003B2CF8">
        <w:rPr>
          <w:rFonts w:ascii="Comfortaa" w:hAnsi="Comfortaa"/>
          <w:sz w:val="16"/>
          <w:szCs w:val="16"/>
          <w:lang w:val="el-GR"/>
        </w:rPr>
        <w:t>στατιστικών</w:t>
      </w:r>
      <w:r w:rsidR="00CB1C5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964D7" w:rsidRPr="003B2CF8">
        <w:rPr>
          <w:rFonts w:ascii="Comfortaa" w:hAnsi="Comfortaa"/>
          <w:sz w:val="16"/>
          <w:szCs w:val="16"/>
          <w:lang w:val="el-GR"/>
        </w:rPr>
        <w:t>.</w:t>
      </w:r>
      <w:r w:rsidR="00CB1C5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928A0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903E7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έχει</w:t>
      </w:r>
      <w:r w:rsidR="009928A0" w:rsidRPr="003B2CF8">
        <w:rPr>
          <w:rFonts w:ascii="Comfortaa" w:hAnsi="Comfortaa"/>
          <w:sz w:val="16"/>
          <w:szCs w:val="16"/>
          <w:lang w:val="el-GR"/>
        </w:rPr>
        <w:t xml:space="preserve"> την </w:t>
      </w:r>
      <w:r w:rsidR="0059384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9928A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A11403" w:rsidRPr="003B2CF8">
        <w:rPr>
          <w:rFonts w:ascii="Comfortaa" w:hAnsi="Comfortaa"/>
          <w:sz w:val="16"/>
          <w:szCs w:val="16"/>
          <w:lang w:val="el-GR"/>
        </w:rPr>
        <w:t xml:space="preserve">να </w:t>
      </w:r>
      <w:r w:rsidR="00593844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A1140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E4AB9" w:rsidRPr="003B2CF8">
        <w:rPr>
          <w:rFonts w:ascii="Comfortaa" w:hAnsi="Comfortaa"/>
          <w:sz w:val="16"/>
          <w:szCs w:val="16"/>
        </w:rPr>
        <w:t>checkbox</w:t>
      </w:r>
      <w:r w:rsidR="007E4AB9" w:rsidRPr="003B2CF8">
        <w:rPr>
          <w:rFonts w:ascii="Comfortaa" w:hAnsi="Comfortaa"/>
          <w:sz w:val="16"/>
          <w:szCs w:val="16"/>
          <w:lang w:val="el-GR"/>
        </w:rPr>
        <w:t xml:space="preserve"> με </w:t>
      </w:r>
      <w:r w:rsidR="00593844" w:rsidRPr="003B2CF8">
        <w:rPr>
          <w:rFonts w:ascii="Comfortaa" w:hAnsi="Comfortaa"/>
          <w:sz w:val="16"/>
          <w:szCs w:val="16"/>
          <w:lang w:val="el-GR"/>
        </w:rPr>
        <w:t>συγκεκριμένες</w:t>
      </w:r>
      <w:r w:rsidR="00A1140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93844" w:rsidRPr="003B2CF8">
        <w:rPr>
          <w:rFonts w:ascii="Comfortaa" w:hAnsi="Comfortaa"/>
          <w:sz w:val="16"/>
          <w:szCs w:val="16"/>
          <w:lang w:val="el-GR"/>
        </w:rPr>
        <w:t>ημερομηνίες</w:t>
      </w:r>
      <w:r w:rsidR="00B6573A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593844" w:rsidRPr="003B2CF8">
        <w:rPr>
          <w:rFonts w:ascii="Comfortaa" w:hAnsi="Comfortaa"/>
          <w:sz w:val="16"/>
          <w:szCs w:val="16"/>
          <w:lang w:val="el-GR"/>
        </w:rPr>
        <w:t>όπου</w:t>
      </w:r>
      <w:r w:rsidR="003E448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C24A4" w:rsidRPr="003B2CF8">
        <w:rPr>
          <w:rFonts w:ascii="Comfortaa" w:hAnsi="Comfortaa"/>
          <w:sz w:val="16"/>
          <w:szCs w:val="16"/>
          <w:lang w:val="el-GR"/>
        </w:rPr>
        <w:t xml:space="preserve">τα </w:t>
      </w:r>
      <w:r w:rsidR="00593844" w:rsidRPr="003B2CF8">
        <w:rPr>
          <w:rFonts w:ascii="Comfortaa" w:hAnsi="Comfortaa"/>
          <w:sz w:val="16"/>
          <w:szCs w:val="16"/>
          <w:lang w:val="el-GR"/>
        </w:rPr>
        <w:t>στατιστικά</w:t>
      </w:r>
      <w:r w:rsidR="00DC24A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C0F41" w:rsidRPr="003B2CF8">
        <w:rPr>
          <w:rFonts w:ascii="Comfortaa" w:hAnsi="Comfortaa"/>
          <w:sz w:val="16"/>
          <w:szCs w:val="16"/>
          <w:lang w:val="el-GR"/>
        </w:rPr>
        <w:t xml:space="preserve">για </w:t>
      </w:r>
      <w:r w:rsidR="00593844" w:rsidRPr="003B2CF8">
        <w:rPr>
          <w:rFonts w:ascii="Comfortaa" w:hAnsi="Comfortaa"/>
          <w:sz w:val="16"/>
          <w:szCs w:val="16"/>
          <w:lang w:val="el-GR"/>
        </w:rPr>
        <w:t>εγγραφές</w:t>
      </w:r>
      <w:r w:rsidR="003C0F41" w:rsidRPr="003B2CF8">
        <w:rPr>
          <w:rFonts w:ascii="Comfortaa" w:hAnsi="Comfortaa"/>
          <w:sz w:val="16"/>
          <w:szCs w:val="16"/>
          <w:lang w:val="el-GR"/>
        </w:rPr>
        <w:t xml:space="preserve"> και </w:t>
      </w:r>
      <w:r w:rsidR="00593844" w:rsidRPr="003B2CF8">
        <w:rPr>
          <w:rFonts w:ascii="Comfortaa" w:hAnsi="Comfortaa"/>
          <w:sz w:val="16"/>
          <w:szCs w:val="16"/>
          <w:lang w:val="el-GR"/>
        </w:rPr>
        <w:t>εμφανίσεις</w:t>
      </w:r>
      <w:r w:rsidR="00DE4A4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C24A4" w:rsidRPr="003B2CF8">
        <w:rPr>
          <w:rFonts w:ascii="Comfortaa" w:hAnsi="Comfortaa"/>
          <w:sz w:val="16"/>
          <w:szCs w:val="16"/>
          <w:lang w:val="el-GR"/>
        </w:rPr>
        <w:t xml:space="preserve">θα </w:t>
      </w:r>
      <w:r w:rsidR="00593844" w:rsidRPr="003B2CF8">
        <w:rPr>
          <w:rFonts w:ascii="Comfortaa" w:hAnsi="Comfortaa"/>
          <w:sz w:val="16"/>
          <w:szCs w:val="16"/>
          <w:lang w:val="el-GR"/>
        </w:rPr>
        <w:t>προβληθούν .</w:t>
      </w:r>
    </w:p>
    <w:p w14:paraId="342DAFBF" w14:textId="6306053D" w:rsidR="000F62FB" w:rsidRPr="003B2CF8" w:rsidRDefault="000F62FB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</w:t>
      </w:r>
      <w:r w:rsidR="007069FF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600DFB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7069F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7069F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646661" w:rsidRPr="003B2CF8">
        <w:rPr>
          <w:rFonts w:ascii="Comfortaa" w:hAnsi="Comfortaa"/>
          <w:sz w:val="16"/>
          <w:szCs w:val="16"/>
          <w:lang w:val="el-GR"/>
        </w:rPr>
        <w:t xml:space="preserve"> με τις </w:t>
      </w:r>
      <w:r w:rsidR="00600DFB" w:rsidRPr="003B2CF8">
        <w:rPr>
          <w:rFonts w:ascii="Comfortaa" w:hAnsi="Comfortaa"/>
          <w:sz w:val="16"/>
          <w:szCs w:val="16"/>
          <w:lang w:val="el-GR"/>
        </w:rPr>
        <w:t>αναλυτικές</w:t>
      </w:r>
      <w:r w:rsidR="0064666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πληροφορίες</w:t>
      </w:r>
      <w:r w:rsidR="0064666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στατιστικών</w:t>
      </w:r>
      <w:r w:rsidR="006D71D6" w:rsidRPr="003B2CF8">
        <w:rPr>
          <w:rFonts w:ascii="Comfortaa" w:hAnsi="Comfortaa"/>
          <w:sz w:val="16"/>
          <w:szCs w:val="16"/>
          <w:lang w:val="el-GR"/>
        </w:rPr>
        <w:t xml:space="preserve"> , όπως το </w:t>
      </w:r>
      <w:r w:rsidR="00600DFB" w:rsidRPr="003B2CF8">
        <w:rPr>
          <w:rFonts w:ascii="Comfortaa" w:hAnsi="Comfortaa"/>
          <w:sz w:val="16"/>
          <w:szCs w:val="16"/>
          <w:lang w:val="el-GR"/>
        </w:rPr>
        <w:t>συγκεκριμένο</w:t>
      </w:r>
      <w:r w:rsidR="006D71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πακέτο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που </w:t>
      </w:r>
      <w:r w:rsidR="00600DFB" w:rsidRPr="003B2CF8">
        <w:rPr>
          <w:rFonts w:ascii="Comfortaa" w:hAnsi="Comfortaa"/>
          <w:sz w:val="16"/>
          <w:szCs w:val="16"/>
          <w:lang w:val="el-GR"/>
        </w:rPr>
        <w:t>αγόρασε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κάποιος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00DFB" w:rsidRPr="003B2CF8">
        <w:rPr>
          <w:rFonts w:ascii="Comfortaa" w:hAnsi="Comfortaa"/>
          <w:sz w:val="16"/>
          <w:szCs w:val="16"/>
          <w:lang w:val="el-GR"/>
        </w:rPr>
        <w:t>χρήστης</w:t>
      </w:r>
      <w:r w:rsidR="000065BD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232BB909" w14:textId="57D93C00" w:rsidR="00600DFB" w:rsidRPr="003B2CF8" w:rsidRDefault="00600DFB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</w:t>
      </w:r>
      <w:r w:rsidR="00D30870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D3087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E7C2D" w:rsidRPr="003B2CF8">
        <w:rPr>
          <w:rFonts w:ascii="Comfortaa" w:hAnsi="Comfortaa"/>
          <w:sz w:val="16"/>
          <w:szCs w:val="16"/>
          <w:lang w:val="el-GR"/>
        </w:rPr>
        <w:t xml:space="preserve">επιλέγει </w:t>
      </w:r>
      <w:r w:rsidR="006F17E8" w:rsidRPr="003B2CF8">
        <w:rPr>
          <w:rFonts w:ascii="Comfortaa" w:hAnsi="Comfortaa"/>
          <w:sz w:val="16"/>
          <w:szCs w:val="16"/>
          <w:lang w:val="el-GR"/>
        </w:rPr>
        <w:t>«πρόβλεψη αναλυτικών στατιστικών»</w:t>
      </w:r>
      <w:r w:rsidR="009D63C8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2D5A714A" w14:textId="6BC93DA4" w:rsidR="006F17E8" w:rsidRPr="003B2CF8" w:rsidRDefault="006F17E8" w:rsidP="008264B5">
      <w:pPr>
        <w:tabs>
          <w:tab w:val="left" w:pos="7241"/>
        </w:tabs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</w:t>
      </w:r>
      <w:r w:rsidR="009D63C8" w:rsidRPr="003B2CF8">
        <w:rPr>
          <w:rFonts w:ascii="Comfortaa" w:hAnsi="Comfortaa"/>
          <w:sz w:val="16"/>
          <w:szCs w:val="16"/>
          <w:lang w:val="el-GR"/>
        </w:rPr>
        <w:t>Το σύστημα εμφανίζει μήνυμα ότι τα στατιστικά ανοίχτηκαν .</w:t>
      </w:r>
    </w:p>
    <w:p w14:paraId="69005994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D798285" w14:textId="7A2CDE51" w:rsidR="00282556" w:rsidRPr="00C05529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4" w:name="_Toc167894764"/>
      <w:r w:rsidRPr="00C05529">
        <w:rPr>
          <w:rFonts w:ascii="Comfortaa" w:hAnsi="Comfortaa"/>
          <w:color w:val="E53535"/>
          <w:lang w:val="el-GR"/>
        </w:rPr>
        <w:t>Εναλλακτική ροή (</w:t>
      </w:r>
      <w:r w:rsidR="00D9526F" w:rsidRPr="00C05529">
        <w:rPr>
          <w:rFonts w:ascii="Comfortaa" w:hAnsi="Comfortaa"/>
          <w:color w:val="E53535"/>
          <w:lang w:val="el-GR"/>
        </w:rPr>
        <w:t>Καθαρισμός</w:t>
      </w:r>
      <w:r w:rsidR="009C1F9F" w:rsidRPr="00C05529">
        <w:rPr>
          <w:rFonts w:ascii="Comfortaa" w:hAnsi="Comfortaa"/>
          <w:color w:val="E53535"/>
          <w:lang w:val="el-GR"/>
        </w:rPr>
        <w:t xml:space="preserve"> </w:t>
      </w:r>
      <w:r w:rsidR="00D9526F" w:rsidRPr="00C05529">
        <w:rPr>
          <w:rFonts w:ascii="Comfortaa" w:hAnsi="Comfortaa"/>
          <w:color w:val="E53535"/>
          <w:lang w:val="el-GR"/>
        </w:rPr>
        <w:t>στατιστικών</w:t>
      </w:r>
      <w:r w:rsidRPr="00C05529">
        <w:rPr>
          <w:rFonts w:ascii="Comfortaa" w:hAnsi="Comfortaa"/>
          <w:color w:val="E53535"/>
          <w:lang w:val="el-GR"/>
        </w:rPr>
        <w:t>)</w:t>
      </w:r>
      <w:bookmarkEnd w:id="44"/>
    </w:p>
    <w:p w14:paraId="4990F68B" w14:textId="3B6947DA" w:rsidR="00282556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0B301A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573A60" w:rsidRPr="003B2CF8">
        <w:rPr>
          <w:rFonts w:ascii="Comfortaa" w:hAnsi="Comfortaa"/>
          <w:sz w:val="16"/>
          <w:szCs w:val="16"/>
          <w:lang w:val="el-GR"/>
        </w:rPr>
        <w:t>α.1</w:t>
      </w:r>
      <w:r w:rsidR="00043A08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4C6B05" w:rsidRPr="003B2CF8">
        <w:rPr>
          <w:rFonts w:ascii="Comfortaa" w:hAnsi="Comfortaa"/>
          <w:sz w:val="16"/>
          <w:szCs w:val="16"/>
          <w:lang w:val="el-GR"/>
        </w:rPr>
        <w:t>λίστα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4C6B05" w:rsidRPr="003B2CF8">
        <w:rPr>
          <w:rFonts w:ascii="Comfortaa" w:hAnsi="Comfortaa"/>
          <w:sz w:val="16"/>
          <w:szCs w:val="16"/>
          <w:lang w:val="el-GR"/>
        </w:rPr>
        <w:t>στατιστικών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C6B05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FF12BD" w:rsidRPr="003B2CF8">
        <w:rPr>
          <w:rFonts w:ascii="Comfortaa" w:hAnsi="Comfortaa"/>
          <w:sz w:val="16"/>
          <w:szCs w:val="16"/>
          <w:lang w:val="el-GR"/>
        </w:rPr>
        <w:t xml:space="preserve"> ποιο</w:t>
      </w:r>
      <w:r w:rsidR="004C6B05" w:rsidRPr="003B2CF8">
        <w:rPr>
          <w:rFonts w:ascii="Comfortaa" w:hAnsi="Comfortaa"/>
          <w:sz w:val="16"/>
          <w:szCs w:val="16"/>
          <w:lang w:val="el-GR"/>
        </w:rPr>
        <w:t xml:space="preserve"> θέλει να διαγράψει</w:t>
      </w:r>
    </w:p>
    <w:p w14:paraId="0DD6D5EE" w14:textId="14DF15A4" w:rsidR="004C6B05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4C6B05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4C6B05" w:rsidRPr="003B2CF8">
        <w:rPr>
          <w:rFonts w:ascii="Comfortaa" w:hAnsi="Comfortaa"/>
          <w:sz w:val="16"/>
          <w:szCs w:val="16"/>
          <w:lang w:val="el-GR"/>
        </w:rPr>
        <w:t>α.2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772243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72243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τα </w:t>
      </w:r>
      <w:r w:rsidR="00772243" w:rsidRPr="003B2CF8">
        <w:rPr>
          <w:rFonts w:ascii="Comfortaa" w:hAnsi="Comfortaa"/>
          <w:sz w:val="16"/>
          <w:szCs w:val="16"/>
          <w:lang w:val="el-GR"/>
        </w:rPr>
        <w:t>συγκεκριμένα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72243" w:rsidRPr="003B2CF8">
        <w:rPr>
          <w:rFonts w:ascii="Comfortaa" w:hAnsi="Comfortaa"/>
          <w:sz w:val="16"/>
          <w:szCs w:val="16"/>
          <w:lang w:val="el-GR"/>
        </w:rPr>
        <w:t>στατιστικά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που </w:t>
      </w:r>
      <w:r w:rsidR="00772243" w:rsidRPr="003B2CF8">
        <w:rPr>
          <w:rFonts w:ascii="Comfortaa" w:hAnsi="Comfortaa"/>
          <w:sz w:val="16"/>
          <w:szCs w:val="16"/>
          <w:lang w:val="el-GR"/>
        </w:rPr>
        <w:t>επιλέχθηκαν</w:t>
      </w:r>
      <w:r w:rsidR="004149F4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F45F6D8" w14:textId="4427AC17" w:rsidR="00772243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772243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772243" w:rsidRPr="003B2CF8">
        <w:rPr>
          <w:rFonts w:ascii="Comfortaa" w:hAnsi="Comfortaa"/>
          <w:sz w:val="16"/>
          <w:szCs w:val="16"/>
          <w:lang w:val="el-GR"/>
        </w:rPr>
        <w:t>α.3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3577A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3577A" w:rsidRPr="003B2CF8">
        <w:rPr>
          <w:rFonts w:ascii="Comfortaa" w:hAnsi="Comfortaa"/>
          <w:sz w:val="16"/>
          <w:szCs w:val="16"/>
          <w:lang w:val="el-GR"/>
        </w:rPr>
        <w:t>διαγραφή</w:t>
      </w:r>
      <w:r w:rsidR="0003208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3577A" w:rsidRPr="003B2CF8">
        <w:rPr>
          <w:rFonts w:ascii="Comfortaa" w:hAnsi="Comfortaa"/>
          <w:sz w:val="16"/>
          <w:szCs w:val="16"/>
          <w:lang w:val="el-GR"/>
        </w:rPr>
        <w:t>αρχείου .</w:t>
      </w:r>
    </w:p>
    <w:p w14:paraId="774E16FF" w14:textId="7BA9607F" w:rsidR="0053577A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32406F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32406F" w:rsidRPr="003B2CF8">
        <w:rPr>
          <w:rFonts w:ascii="Comfortaa" w:hAnsi="Comfortaa"/>
          <w:sz w:val="16"/>
          <w:szCs w:val="16"/>
          <w:lang w:val="el-GR"/>
        </w:rPr>
        <w:t>α.4 Τ</w:t>
      </w:r>
      <w:r w:rsidR="00440472" w:rsidRPr="003B2CF8">
        <w:rPr>
          <w:rFonts w:ascii="Comfortaa" w:hAnsi="Comfortaa"/>
          <w:sz w:val="16"/>
          <w:szCs w:val="16"/>
          <w:lang w:val="el-GR"/>
        </w:rPr>
        <w:t>ο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32406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επιβεβαίωσης</w:t>
      </w:r>
      <w:r w:rsidR="00B322E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4677E" w:rsidRPr="003B2CF8">
        <w:rPr>
          <w:rFonts w:ascii="Comfortaa" w:hAnsi="Comfortaa"/>
          <w:sz w:val="16"/>
          <w:szCs w:val="16"/>
          <w:lang w:val="el-GR"/>
        </w:rPr>
        <w:t>διαγράφης</w:t>
      </w:r>
      <w:r w:rsidR="00B322E7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26AA082A" w14:textId="7BDA3723" w:rsidR="0024677E" w:rsidRPr="003B2CF8" w:rsidRDefault="00567C1C" w:rsidP="00282556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24677E" w:rsidRPr="003B2CF8">
        <w:rPr>
          <w:rFonts w:ascii="Comfortaa" w:hAnsi="Comfortaa"/>
          <w:sz w:val="16"/>
          <w:szCs w:val="16"/>
          <w:lang w:val="el-GR"/>
        </w:rPr>
        <w:t>.α.5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903E71" w:rsidRPr="003B2CF8">
        <w:rPr>
          <w:rFonts w:ascii="Comfortaa" w:hAnsi="Comfortaa"/>
          <w:sz w:val="16"/>
          <w:szCs w:val="16"/>
        </w:rPr>
        <w:t>owner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5042B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5042B" w:rsidRPr="003B2CF8">
        <w:rPr>
          <w:rFonts w:ascii="Comfortaa" w:hAnsi="Comfortaa"/>
          <w:sz w:val="16"/>
          <w:szCs w:val="16"/>
          <w:lang w:val="el-GR"/>
        </w:rPr>
        <w:t>επιβεβαίωση</w:t>
      </w:r>
      <w:r w:rsidR="00440472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56507BE" w14:textId="77777777" w:rsidR="004C6B05" w:rsidRPr="003B2CF8" w:rsidRDefault="004C6B05" w:rsidP="00282556">
      <w:pPr>
        <w:rPr>
          <w:rFonts w:ascii="Comfortaa" w:hAnsi="Comfortaa"/>
          <w:sz w:val="16"/>
          <w:szCs w:val="16"/>
          <w:lang w:val="el-GR"/>
        </w:rPr>
      </w:pPr>
    </w:p>
    <w:p w14:paraId="594EFE3F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67CA93A" w14:textId="737BE5BB" w:rsidR="00282556" w:rsidRPr="00C05529" w:rsidRDefault="00532EB1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45" w:name="_Toc167894765"/>
      <w:r w:rsidRPr="00C05529">
        <w:rPr>
          <w:rFonts w:ascii="Comfortaa" w:hAnsi="Comfortaa"/>
          <w:color w:val="E53535"/>
          <w:lang w:val="el-GR"/>
        </w:rPr>
        <w:t>Έλεγχος</w:t>
      </w:r>
      <w:r w:rsidR="00282556" w:rsidRPr="00C05529">
        <w:rPr>
          <w:rFonts w:ascii="Comfortaa" w:hAnsi="Comfortaa"/>
          <w:color w:val="E53535"/>
          <w:lang w:val="el-GR"/>
        </w:rPr>
        <w:t xml:space="preserve"> </w:t>
      </w:r>
      <w:r w:rsidRPr="00C05529">
        <w:rPr>
          <w:rFonts w:ascii="Comfortaa" w:hAnsi="Comfortaa"/>
          <w:color w:val="E53535"/>
          <w:lang w:val="el-GR"/>
        </w:rPr>
        <w:t>σχολίων</w:t>
      </w:r>
      <w:r w:rsidR="00282556" w:rsidRPr="00C05529">
        <w:rPr>
          <w:rFonts w:ascii="Comfortaa" w:hAnsi="Comfortaa"/>
          <w:color w:val="E53535"/>
          <w:lang w:val="el-GR"/>
        </w:rPr>
        <w:t xml:space="preserve"> / </w:t>
      </w:r>
      <w:r w:rsidRPr="00C05529">
        <w:rPr>
          <w:rFonts w:ascii="Comfortaa" w:hAnsi="Comfortaa"/>
          <w:color w:val="E53535"/>
          <w:lang w:val="el-GR"/>
        </w:rPr>
        <w:t>κριτικών</w:t>
      </w:r>
      <w:bookmarkEnd w:id="45"/>
    </w:p>
    <w:p w14:paraId="3774F6F4" w14:textId="0A0EDD5F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46" w:name="_Toc167894766"/>
      <w:r w:rsidRPr="003B2CF8">
        <w:rPr>
          <w:rFonts w:ascii="Comfortaa" w:hAnsi="Comfortaa"/>
          <w:lang w:val="el-GR"/>
        </w:rPr>
        <w:t>Βασική ροή (</w:t>
      </w:r>
      <w:r w:rsidR="0095042B" w:rsidRPr="003B2CF8">
        <w:rPr>
          <w:rFonts w:ascii="Comfortaa" w:hAnsi="Comfortaa"/>
          <w:lang w:val="el-GR"/>
        </w:rPr>
        <w:t>Προβολή σχολίων/κριτικών</w:t>
      </w:r>
      <w:r w:rsidRPr="003B2CF8">
        <w:rPr>
          <w:rFonts w:ascii="Comfortaa" w:hAnsi="Comfortaa"/>
          <w:lang w:val="el-GR"/>
        </w:rPr>
        <w:t>)</w:t>
      </w:r>
      <w:bookmarkEnd w:id="46"/>
    </w:p>
    <w:p w14:paraId="1D32C32A" w14:textId="3D4114B1" w:rsidR="00282556" w:rsidRPr="003B2CF8" w:rsidRDefault="00841240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την </w:t>
      </w:r>
      <w:r w:rsidR="00E83EDA" w:rsidRPr="003B2CF8">
        <w:rPr>
          <w:rFonts w:ascii="Comfortaa" w:hAnsi="Comfortaa"/>
          <w:sz w:val="16"/>
          <w:szCs w:val="16"/>
          <w:lang w:val="el-GR"/>
        </w:rPr>
        <w:t>σελίδα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47957" w:rsidRPr="003B2CF8">
        <w:rPr>
          <w:rFonts w:ascii="Comfortaa" w:hAnsi="Comfortaa"/>
          <w:sz w:val="16"/>
          <w:szCs w:val="16"/>
          <w:lang w:val="el-GR"/>
        </w:rPr>
        <w:t xml:space="preserve">του </w:t>
      </w:r>
      <w:r w:rsidR="009059A6" w:rsidRPr="003B2CF8">
        <w:rPr>
          <w:rFonts w:ascii="Comfortaa" w:hAnsi="Comfortaa"/>
          <w:sz w:val="16"/>
          <w:szCs w:val="16"/>
        </w:rPr>
        <w:t>establishment</w:t>
      </w:r>
      <w:r w:rsidR="00947957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94795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83EDA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4C37F3" w:rsidRPr="003B2CF8">
        <w:rPr>
          <w:rFonts w:ascii="Comfortaa" w:hAnsi="Comfortaa"/>
          <w:sz w:val="16"/>
          <w:szCs w:val="16"/>
          <w:lang w:val="el-GR"/>
        </w:rPr>
        <w:t xml:space="preserve"> να δει τα </w:t>
      </w:r>
      <w:r w:rsidR="00E83EDA" w:rsidRPr="003B2CF8">
        <w:rPr>
          <w:rFonts w:ascii="Comfortaa" w:hAnsi="Comfortaa"/>
          <w:sz w:val="16"/>
          <w:szCs w:val="16"/>
          <w:lang w:val="el-GR"/>
        </w:rPr>
        <w:t>σχόλια</w:t>
      </w:r>
      <w:r w:rsidR="004C37F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2F89BCF" w14:textId="06DF33E4" w:rsidR="00AD6C4C" w:rsidRPr="003B2CF8" w:rsidRDefault="00AD6C4C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2.</w:t>
      </w:r>
      <w:r w:rsidR="005A1F27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832E34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5A1F2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C6C7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FC6C7F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832E3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ώρας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και </w:t>
      </w:r>
      <w:r w:rsidR="00832E34" w:rsidRPr="003B2CF8">
        <w:rPr>
          <w:rFonts w:ascii="Comfortaa" w:hAnsi="Comfortaa"/>
          <w:sz w:val="16"/>
          <w:szCs w:val="16"/>
          <w:lang w:val="el-GR"/>
        </w:rPr>
        <w:t>ημερομηνίας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που </w:t>
      </w:r>
      <w:r w:rsidR="00832E34" w:rsidRPr="003B2CF8">
        <w:rPr>
          <w:rFonts w:ascii="Comfortaa" w:hAnsi="Comfortaa"/>
          <w:sz w:val="16"/>
          <w:szCs w:val="16"/>
          <w:lang w:val="el-GR"/>
        </w:rPr>
        <w:t>έγιναν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τα </w:t>
      </w:r>
      <w:r w:rsidR="00832E34" w:rsidRPr="003B2CF8">
        <w:rPr>
          <w:rFonts w:ascii="Comfortaa" w:hAnsi="Comfortaa"/>
          <w:sz w:val="16"/>
          <w:szCs w:val="16"/>
          <w:lang w:val="el-GR"/>
        </w:rPr>
        <w:t>σχόλια</w:t>
      </w:r>
      <w:r w:rsidR="00B72776" w:rsidRPr="003B2CF8">
        <w:rPr>
          <w:rFonts w:ascii="Comfortaa" w:hAnsi="Comfortaa"/>
          <w:sz w:val="16"/>
          <w:szCs w:val="16"/>
          <w:lang w:val="el-GR"/>
        </w:rPr>
        <w:t xml:space="preserve"> .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E033C4" w:rsidRPr="003B2CF8">
        <w:rPr>
          <w:rFonts w:ascii="Comfortaa" w:hAnsi="Comfortaa"/>
          <w:sz w:val="16"/>
          <w:szCs w:val="16"/>
        </w:rPr>
        <w:t>owner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έχει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832E34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51E4C" w:rsidRPr="003B2CF8">
        <w:rPr>
          <w:rFonts w:ascii="Comfortaa" w:hAnsi="Comfortaa"/>
          <w:sz w:val="16"/>
          <w:szCs w:val="16"/>
        </w:rPr>
        <w:t>checkbox</w:t>
      </w:r>
      <w:r w:rsidR="00251E4C" w:rsidRPr="003B2CF8">
        <w:rPr>
          <w:rFonts w:ascii="Comfortaa" w:hAnsi="Comfortaa"/>
          <w:sz w:val="16"/>
          <w:szCs w:val="16"/>
          <w:lang w:val="el-GR"/>
        </w:rPr>
        <w:t xml:space="preserve"> με </w:t>
      </w:r>
      <w:r w:rsidR="00832E34" w:rsidRPr="003B2CF8">
        <w:rPr>
          <w:rFonts w:ascii="Comfortaa" w:hAnsi="Comfortaa"/>
          <w:sz w:val="16"/>
          <w:szCs w:val="16"/>
          <w:lang w:val="el-GR"/>
        </w:rPr>
        <w:t>συγκεκριμένες</w:t>
      </w:r>
      <w:r w:rsidR="00BA2E7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32E34" w:rsidRPr="003B2CF8">
        <w:rPr>
          <w:rFonts w:ascii="Comfortaa" w:hAnsi="Comfortaa"/>
          <w:sz w:val="16"/>
          <w:szCs w:val="16"/>
          <w:lang w:val="el-GR"/>
        </w:rPr>
        <w:t>ημερομηνίες</w:t>
      </w:r>
      <w:r w:rsidR="0076202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8066D" w:rsidRPr="003B2CF8">
        <w:rPr>
          <w:rFonts w:ascii="Comfortaa" w:hAnsi="Comfortaa"/>
          <w:sz w:val="16"/>
          <w:szCs w:val="16"/>
          <w:lang w:val="el-GR"/>
        </w:rPr>
        <w:t xml:space="preserve">, </w:t>
      </w:r>
      <w:r w:rsidR="00832E34" w:rsidRPr="003B2CF8">
        <w:rPr>
          <w:rFonts w:ascii="Comfortaa" w:hAnsi="Comfortaa"/>
          <w:sz w:val="16"/>
          <w:szCs w:val="16"/>
          <w:lang w:val="el-GR"/>
        </w:rPr>
        <w:t>όπου</w:t>
      </w:r>
      <w:r w:rsidR="0038066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42229" w:rsidRPr="003B2CF8">
        <w:rPr>
          <w:rFonts w:ascii="Comfortaa" w:hAnsi="Comfortaa"/>
          <w:sz w:val="16"/>
          <w:szCs w:val="16"/>
          <w:lang w:val="el-GR"/>
        </w:rPr>
        <w:t xml:space="preserve">οι </w:t>
      </w:r>
      <w:r w:rsidR="00832E34" w:rsidRPr="003B2CF8">
        <w:rPr>
          <w:rFonts w:ascii="Comfortaa" w:hAnsi="Comfortaa"/>
          <w:sz w:val="16"/>
          <w:szCs w:val="16"/>
          <w:lang w:val="el-GR"/>
        </w:rPr>
        <w:t>κριτικές</w:t>
      </w:r>
      <w:r w:rsidR="00B42229" w:rsidRPr="003B2CF8">
        <w:rPr>
          <w:rFonts w:ascii="Comfortaa" w:hAnsi="Comfortaa"/>
          <w:sz w:val="16"/>
          <w:szCs w:val="16"/>
          <w:lang w:val="el-GR"/>
        </w:rPr>
        <w:t xml:space="preserve"> θα </w:t>
      </w:r>
      <w:r w:rsidR="00832E34" w:rsidRPr="003B2CF8">
        <w:rPr>
          <w:rFonts w:ascii="Comfortaa" w:hAnsi="Comfortaa"/>
          <w:sz w:val="16"/>
          <w:szCs w:val="16"/>
          <w:lang w:val="el-GR"/>
        </w:rPr>
        <w:t>προβληθούν</w:t>
      </w:r>
      <w:r w:rsidR="00B42229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60B909BA" w14:textId="4CE4C281" w:rsidR="00B42229" w:rsidRPr="003B2CF8" w:rsidRDefault="00832E34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852DEB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52DEB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52DEB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EB277B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B5F1F" w:rsidRPr="003B2CF8">
        <w:rPr>
          <w:rFonts w:ascii="Comfortaa" w:hAnsi="Comfortaa"/>
          <w:sz w:val="16"/>
          <w:szCs w:val="16"/>
          <w:lang w:val="el-GR"/>
        </w:rPr>
        <w:t>με τ</w:t>
      </w:r>
      <w:r w:rsidR="006B3A75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852DEB" w:rsidRPr="003B2CF8">
        <w:rPr>
          <w:rFonts w:ascii="Comfortaa" w:hAnsi="Comfortaa"/>
          <w:sz w:val="16"/>
          <w:szCs w:val="16"/>
          <w:lang w:val="el-GR"/>
        </w:rPr>
        <w:t>πλήρες</w:t>
      </w:r>
      <w:r w:rsidR="006B3A75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52DEB" w:rsidRPr="003B2CF8">
        <w:rPr>
          <w:rFonts w:ascii="Comfortaa" w:hAnsi="Comfortaa"/>
          <w:sz w:val="16"/>
          <w:szCs w:val="16"/>
          <w:lang w:val="el-GR"/>
        </w:rPr>
        <w:t>περιεχόμενο</w:t>
      </w:r>
      <w:r w:rsidR="008C365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2890" w:rsidRPr="003B2CF8">
        <w:rPr>
          <w:rFonts w:ascii="Comfortaa" w:hAnsi="Comfortaa"/>
          <w:sz w:val="16"/>
          <w:szCs w:val="16"/>
          <w:lang w:val="el-GR"/>
        </w:rPr>
        <w:t xml:space="preserve">των </w:t>
      </w:r>
      <w:r w:rsidR="00852DEB" w:rsidRPr="003B2CF8">
        <w:rPr>
          <w:rFonts w:ascii="Comfortaa" w:hAnsi="Comfortaa"/>
          <w:sz w:val="16"/>
          <w:szCs w:val="16"/>
          <w:lang w:val="el-GR"/>
        </w:rPr>
        <w:t>σχολίων .</w:t>
      </w:r>
    </w:p>
    <w:p w14:paraId="39291DDE" w14:textId="34F5634A" w:rsidR="00760727" w:rsidRPr="003B2CF8" w:rsidRDefault="00760727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73E97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«</w:t>
      </w:r>
      <w:r w:rsidR="00D73E97" w:rsidRPr="003B2CF8">
        <w:rPr>
          <w:rFonts w:ascii="Comfortaa" w:hAnsi="Comfortaa"/>
          <w:sz w:val="16"/>
          <w:szCs w:val="16"/>
          <w:lang w:val="el-GR"/>
        </w:rPr>
        <w:t>προβολή</w:t>
      </w:r>
      <w:r w:rsidR="006770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D73E97" w:rsidRPr="003B2CF8">
        <w:rPr>
          <w:rFonts w:ascii="Comfortaa" w:hAnsi="Comfortaa"/>
          <w:sz w:val="16"/>
          <w:szCs w:val="16"/>
          <w:lang w:val="el-GR"/>
        </w:rPr>
        <w:t>σχολίου</w:t>
      </w:r>
      <w:r w:rsidR="006770FC" w:rsidRPr="003B2CF8">
        <w:rPr>
          <w:rFonts w:ascii="Comfortaa" w:hAnsi="Comfortaa"/>
          <w:sz w:val="16"/>
          <w:szCs w:val="16"/>
          <w:lang w:val="el-GR"/>
        </w:rPr>
        <w:t>» .</w:t>
      </w:r>
    </w:p>
    <w:p w14:paraId="6D503E9A" w14:textId="154D7E64" w:rsidR="00D73E97" w:rsidRPr="003B2CF8" w:rsidRDefault="00D73E97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5.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6A1140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1140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1140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ότι το </w:t>
      </w:r>
      <w:r w:rsidR="006A1140" w:rsidRPr="003B2CF8">
        <w:rPr>
          <w:rFonts w:ascii="Comfortaa" w:hAnsi="Comfortaa"/>
          <w:sz w:val="16"/>
          <w:szCs w:val="16"/>
          <w:lang w:val="el-GR"/>
        </w:rPr>
        <w:t>σχόλιο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6A1140" w:rsidRPr="003B2CF8">
        <w:rPr>
          <w:rFonts w:ascii="Comfortaa" w:hAnsi="Comfortaa"/>
          <w:sz w:val="16"/>
          <w:szCs w:val="16"/>
          <w:lang w:val="el-GR"/>
        </w:rPr>
        <w:t>ανοίχτηκε</w:t>
      </w:r>
      <w:r w:rsidR="0098062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3F75D18A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5F46636" w14:textId="42E40D2C" w:rsidR="00282556" w:rsidRPr="00C05529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7" w:name="_Toc167894767"/>
      <w:r w:rsidRPr="00C05529">
        <w:rPr>
          <w:rFonts w:ascii="Comfortaa" w:hAnsi="Comfortaa"/>
          <w:color w:val="E53535"/>
          <w:lang w:val="el-GR"/>
        </w:rPr>
        <w:t>Εναλλακτική ροή (</w:t>
      </w:r>
      <w:r w:rsidR="00F16E17" w:rsidRPr="00C05529">
        <w:rPr>
          <w:rFonts w:ascii="Comfortaa" w:hAnsi="Comfortaa"/>
          <w:color w:val="E53535"/>
          <w:lang w:val="el-GR"/>
        </w:rPr>
        <w:t>Καρφίτσωμα σχολίων</w:t>
      </w:r>
      <w:r w:rsidRPr="00C05529">
        <w:rPr>
          <w:rFonts w:ascii="Comfortaa" w:hAnsi="Comfortaa"/>
          <w:color w:val="E53535"/>
          <w:lang w:val="el-GR"/>
        </w:rPr>
        <w:t>)</w:t>
      </w:r>
      <w:bookmarkEnd w:id="47"/>
    </w:p>
    <w:p w14:paraId="0EBF856D" w14:textId="08CC547F" w:rsidR="00111184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111184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111184" w:rsidRPr="003B2CF8">
        <w:rPr>
          <w:rFonts w:ascii="Comfortaa" w:hAnsi="Comfortaa"/>
          <w:sz w:val="16"/>
          <w:szCs w:val="16"/>
          <w:lang w:val="el-GR"/>
        </w:rPr>
        <w:t xml:space="preserve">α.1 </w:t>
      </w:r>
      <w:r w:rsidR="00A442F1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07267F" w:rsidRPr="003B2CF8">
        <w:rPr>
          <w:rFonts w:ascii="Comfortaa" w:hAnsi="Comfortaa"/>
          <w:sz w:val="16"/>
          <w:szCs w:val="16"/>
          <w:lang w:val="el-GR"/>
        </w:rPr>
        <w:t>λίστα</w:t>
      </w:r>
      <w:r w:rsidR="00A442F1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07267F" w:rsidRPr="003B2CF8">
        <w:rPr>
          <w:rFonts w:ascii="Comfortaa" w:hAnsi="Comfortaa"/>
          <w:sz w:val="16"/>
          <w:szCs w:val="16"/>
          <w:lang w:val="el-GR"/>
        </w:rPr>
        <w:t>κριτικών</w:t>
      </w:r>
      <w:r w:rsidR="00A442F1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864C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7267F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864C23" w:rsidRPr="003B2CF8">
        <w:rPr>
          <w:rFonts w:ascii="Comfortaa" w:hAnsi="Comfortaa"/>
          <w:sz w:val="16"/>
          <w:szCs w:val="16"/>
          <w:lang w:val="el-GR"/>
        </w:rPr>
        <w:t xml:space="preserve"> πιο </w:t>
      </w:r>
      <w:r w:rsidR="0007267F" w:rsidRPr="003B2CF8">
        <w:rPr>
          <w:rFonts w:ascii="Comfortaa" w:hAnsi="Comfortaa"/>
          <w:sz w:val="16"/>
          <w:szCs w:val="16"/>
          <w:lang w:val="el-GR"/>
        </w:rPr>
        <w:t>θέλει</w:t>
      </w:r>
      <w:r w:rsidR="00864C2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F40F3" w:rsidRPr="003B2CF8">
        <w:rPr>
          <w:rFonts w:ascii="Comfortaa" w:hAnsi="Comfortaa"/>
          <w:sz w:val="16"/>
          <w:szCs w:val="16"/>
          <w:lang w:val="el-GR"/>
        </w:rPr>
        <w:t xml:space="preserve">να </w:t>
      </w:r>
      <w:r w:rsidR="0007267F" w:rsidRPr="003B2CF8">
        <w:rPr>
          <w:rFonts w:ascii="Comfortaa" w:hAnsi="Comfortaa"/>
          <w:sz w:val="16"/>
          <w:szCs w:val="16"/>
          <w:lang w:val="el-GR"/>
        </w:rPr>
        <w:t>κάνει</w:t>
      </w:r>
      <w:r w:rsidR="005F40F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5F40F3" w:rsidRPr="003B2CF8">
        <w:rPr>
          <w:rFonts w:ascii="Comfortaa" w:hAnsi="Comfortaa"/>
          <w:sz w:val="16"/>
          <w:szCs w:val="16"/>
        </w:rPr>
        <w:t>pin</w:t>
      </w:r>
      <w:r w:rsidR="005F40F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617FE0A1" w14:textId="1B94280D" w:rsidR="005F40F3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7D367D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7D367D" w:rsidRPr="003B2CF8">
        <w:rPr>
          <w:rFonts w:ascii="Comfortaa" w:hAnsi="Comfortaa"/>
          <w:sz w:val="16"/>
          <w:szCs w:val="16"/>
        </w:rPr>
        <w:t>a</w:t>
      </w:r>
      <w:r w:rsidR="007D367D" w:rsidRPr="003B2CF8">
        <w:rPr>
          <w:rFonts w:ascii="Comfortaa" w:hAnsi="Comfortaa"/>
          <w:sz w:val="16"/>
          <w:szCs w:val="16"/>
          <w:lang w:val="el-GR"/>
        </w:rPr>
        <w:t xml:space="preserve">.2 </w:t>
      </w:r>
      <w:r w:rsidR="002C6192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E57581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2C619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581" w:rsidRPr="003B2CF8">
        <w:rPr>
          <w:rFonts w:ascii="Comfortaa" w:hAnsi="Comfortaa"/>
          <w:sz w:val="16"/>
          <w:szCs w:val="16"/>
          <w:lang w:val="el-GR"/>
        </w:rPr>
        <w:t>εμφανίζει το σχόλιο που επιλέχθηκε .</w:t>
      </w:r>
    </w:p>
    <w:p w14:paraId="2C11C42A" w14:textId="00B1C07E" w:rsidR="00E57581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E57581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E57581" w:rsidRPr="003B2CF8">
        <w:rPr>
          <w:rFonts w:ascii="Comfortaa" w:hAnsi="Comfortaa"/>
          <w:sz w:val="16"/>
          <w:szCs w:val="16"/>
          <w:lang w:val="el-GR"/>
        </w:rPr>
        <w:t xml:space="preserve">α.3 </w:t>
      </w:r>
      <w:r w:rsidR="00B83147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B8314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1F24CF" w:rsidRPr="003B2CF8">
        <w:rPr>
          <w:rFonts w:ascii="Comfortaa" w:hAnsi="Comfortaa"/>
          <w:sz w:val="16"/>
          <w:szCs w:val="16"/>
          <w:lang w:val="el-GR"/>
        </w:rPr>
        <w:t xml:space="preserve"> «</w:t>
      </w:r>
      <w:r w:rsidR="00FD2B87" w:rsidRPr="003B2CF8">
        <w:rPr>
          <w:rFonts w:ascii="Comfortaa" w:hAnsi="Comfortaa"/>
          <w:sz w:val="16"/>
          <w:szCs w:val="16"/>
          <w:lang w:val="el-GR"/>
        </w:rPr>
        <w:t>καρφίτσωμα</w:t>
      </w:r>
      <w:r w:rsidR="001F24C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σχολίου</w:t>
      </w:r>
      <w:r w:rsidR="001F24CF" w:rsidRPr="003B2CF8">
        <w:rPr>
          <w:rFonts w:ascii="Comfortaa" w:hAnsi="Comfortaa"/>
          <w:sz w:val="16"/>
          <w:szCs w:val="16"/>
          <w:lang w:val="el-GR"/>
        </w:rPr>
        <w:t>» .</w:t>
      </w:r>
    </w:p>
    <w:p w14:paraId="2EE06525" w14:textId="2A25DF22" w:rsidR="00A128EC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A128EC" w:rsidRPr="00567C1C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="00A128EC" w:rsidRPr="003B2CF8">
        <w:rPr>
          <w:rFonts w:ascii="Comfortaa" w:hAnsi="Comfortaa"/>
          <w:sz w:val="16"/>
          <w:szCs w:val="16"/>
          <w:lang w:val="el-GR"/>
        </w:rPr>
        <w:t xml:space="preserve">α.4 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FD2B87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2B87" w:rsidRPr="003B2CF8">
        <w:rPr>
          <w:rFonts w:ascii="Comfortaa" w:hAnsi="Comfortaa"/>
          <w:sz w:val="16"/>
          <w:szCs w:val="16"/>
          <w:lang w:val="el-GR"/>
        </w:rPr>
        <w:t>επιβίωσης</w:t>
      </w:r>
      <w:r w:rsidR="004F0CD6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00E1D43" w14:textId="085750D0" w:rsidR="00FD2B87" w:rsidRPr="003B2CF8" w:rsidRDefault="00567C1C" w:rsidP="00111184">
      <w:pPr>
        <w:rPr>
          <w:rFonts w:ascii="Comfortaa" w:hAnsi="Comfortaa"/>
          <w:sz w:val="16"/>
          <w:szCs w:val="16"/>
          <w:lang w:val="el-GR"/>
        </w:rPr>
      </w:pPr>
      <w:r w:rsidRPr="00567C1C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="00FD2B87" w:rsidRPr="003B2CF8">
        <w:rPr>
          <w:rFonts w:ascii="Comfortaa" w:hAnsi="Comfortaa"/>
          <w:sz w:val="16"/>
          <w:szCs w:val="16"/>
          <w:lang w:val="el-GR"/>
        </w:rPr>
        <w:t xml:space="preserve">.α.5 </w:t>
      </w:r>
      <w:r w:rsidR="00183BE6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183BE6" w:rsidRPr="003B2CF8">
        <w:rPr>
          <w:rFonts w:ascii="Comfortaa" w:hAnsi="Comfortaa"/>
          <w:sz w:val="16"/>
          <w:szCs w:val="16"/>
          <w:lang w:val="el-GR"/>
        </w:rPr>
        <w:t xml:space="preserve"> επιλέγει επιβεβαίωση .</w:t>
      </w:r>
    </w:p>
    <w:p w14:paraId="2C01FF9C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63B7BCEA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AD75485" w14:textId="3D11B423" w:rsidR="00282556" w:rsidRPr="00F066A4" w:rsidRDefault="00282556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48" w:name="_Toc167894768"/>
      <w:r w:rsidRPr="00F066A4">
        <w:rPr>
          <w:rFonts w:ascii="Comfortaa" w:hAnsi="Comfortaa"/>
          <w:color w:val="E53535"/>
          <w:lang w:val="el-GR"/>
        </w:rPr>
        <w:t>Πληροφορ</w:t>
      </w:r>
      <w:r w:rsidR="00532EB1" w:rsidRPr="00F066A4">
        <w:rPr>
          <w:rFonts w:ascii="Comfortaa" w:hAnsi="Comfortaa"/>
          <w:color w:val="E53535"/>
          <w:lang w:val="el-GR"/>
        </w:rPr>
        <w:t>ί</w:t>
      </w:r>
      <w:r w:rsidRPr="00F066A4">
        <w:rPr>
          <w:rFonts w:ascii="Comfortaa" w:hAnsi="Comfortaa"/>
          <w:color w:val="E53535"/>
          <w:lang w:val="el-GR"/>
        </w:rPr>
        <w:t xml:space="preserve">ες </w:t>
      </w:r>
      <w:r w:rsidR="00532EB1" w:rsidRPr="00F066A4">
        <w:rPr>
          <w:rFonts w:ascii="Comfortaa" w:hAnsi="Comfortaa"/>
          <w:color w:val="E53535"/>
          <w:lang w:val="el-GR"/>
        </w:rPr>
        <w:t>επιχείρησης</w:t>
      </w:r>
      <w:bookmarkEnd w:id="48"/>
    </w:p>
    <w:p w14:paraId="51D2414A" w14:textId="07E56E1F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49" w:name="_Toc167894769"/>
      <w:r w:rsidRPr="00F066A4">
        <w:rPr>
          <w:rFonts w:ascii="Comfortaa" w:hAnsi="Comfortaa"/>
          <w:color w:val="E53535"/>
          <w:lang w:val="el-GR"/>
        </w:rPr>
        <w:t>Βασική ροή (</w:t>
      </w:r>
      <w:r w:rsidR="008B4F69" w:rsidRPr="00F066A4">
        <w:rPr>
          <w:rFonts w:ascii="Comfortaa" w:hAnsi="Comfortaa"/>
          <w:color w:val="E53535"/>
          <w:lang w:val="el-GR"/>
        </w:rPr>
        <w:t>Άνοιγμα πληροφοριών</w:t>
      </w:r>
      <w:r w:rsidRPr="00F066A4">
        <w:rPr>
          <w:rFonts w:ascii="Comfortaa" w:hAnsi="Comfortaa"/>
          <w:color w:val="E53535"/>
          <w:lang w:val="el-GR"/>
        </w:rPr>
        <w:t>)</w:t>
      </w:r>
      <w:bookmarkEnd w:id="49"/>
    </w:p>
    <w:p w14:paraId="2C545348" w14:textId="2221AA8A" w:rsidR="008B4F69" w:rsidRPr="003B2CF8" w:rsidRDefault="00530F74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</w:t>
      </w:r>
      <w:r w:rsidR="002F55A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A3721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3120D0" w:rsidRPr="003B2CF8">
        <w:rPr>
          <w:rFonts w:ascii="Comfortaa" w:hAnsi="Comfortaa"/>
          <w:sz w:val="16"/>
          <w:szCs w:val="16"/>
          <w:lang w:val="el-GR"/>
        </w:rPr>
        <w:t>σελίδα</w:t>
      </w:r>
      <w:r w:rsidR="004A3721" w:rsidRPr="003B2CF8">
        <w:rPr>
          <w:rFonts w:ascii="Comfortaa" w:hAnsi="Comfortaa"/>
          <w:sz w:val="16"/>
          <w:szCs w:val="16"/>
          <w:lang w:val="el-GR"/>
        </w:rPr>
        <w:t xml:space="preserve"> του </w:t>
      </w:r>
      <w:r w:rsidR="007903AB" w:rsidRPr="003B2CF8">
        <w:rPr>
          <w:rFonts w:ascii="Comfortaa" w:hAnsi="Comfortaa"/>
          <w:sz w:val="16"/>
          <w:szCs w:val="16"/>
        </w:rPr>
        <w:t>establish</w:t>
      </w:r>
      <w:r w:rsidR="00C16AEA" w:rsidRPr="003B2CF8">
        <w:rPr>
          <w:rFonts w:ascii="Comfortaa" w:hAnsi="Comfortaa"/>
          <w:sz w:val="16"/>
          <w:szCs w:val="16"/>
        </w:rPr>
        <w:t>ment</w:t>
      </w:r>
      <w:r w:rsidR="00C16AEA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C16AEA" w:rsidRPr="003B2CF8">
        <w:rPr>
          <w:rFonts w:ascii="Comfortaa" w:hAnsi="Comfortaa"/>
          <w:sz w:val="16"/>
          <w:szCs w:val="16"/>
        </w:rPr>
        <w:t>owner</w:t>
      </w:r>
      <w:r w:rsidR="00903E71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20D0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ED4375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5D0E3F" w:rsidRPr="003B2CF8">
        <w:rPr>
          <w:rFonts w:ascii="Comfortaa" w:hAnsi="Comfortaa"/>
          <w:sz w:val="16"/>
          <w:szCs w:val="16"/>
          <w:lang w:val="el-GR"/>
        </w:rPr>
        <w:t xml:space="preserve">δει </w:t>
      </w:r>
      <w:r w:rsidR="00494E9A" w:rsidRPr="003B2CF8">
        <w:rPr>
          <w:rFonts w:ascii="Comfortaa" w:hAnsi="Comfortaa"/>
          <w:sz w:val="16"/>
          <w:szCs w:val="16"/>
          <w:lang w:val="el-GR"/>
        </w:rPr>
        <w:t xml:space="preserve">τις </w:t>
      </w:r>
      <w:r w:rsidR="003120D0" w:rsidRPr="003B2CF8">
        <w:rPr>
          <w:rFonts w:ascii="Comfortaa" w:hAnsi="Comfortaa"/>
          <w:sz w:val="16"/>
          <w:szCs w:val="16"/>
          <w:lang w:val="el-GR"/>
        </w:rPr>
        <w:t>πληροφορίες</w:t>
      </w:r>
      <w:r w:rsidR="00494E9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3112D" w:rsidRPr="003B2CF8">
        <w:rPr>
          <w:rFonts w:ascii="Comfortaa" w:hAnsi="Comfortaa"/>
          <w:sz w:val="16"/>
          <w:szCs w:val="16"/>
          <w:lang w:val="el-GR"/>
        </w:rPr>
        <w:t>επιχείρησης</w:t>
      </w:r>
      <w:r w:rsidR="00AC316E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482DE94B" w14:textId="7AF2BFCE" w:rsidR="00AC316E" w:rsidRPr="003B2CF8" w:rsidRDefault="00AC316E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lastRenderedPageBreak/>
        <w:t>2</w:t>
      </w:r>
      <w:r w:rsidR="001B7A95" w:rsidRPr="003B2CF8">
        <w:rPr>
          <w:rFonts w:ascii="Comfortaa" w:hAnsi="Comfortaa"/>
          <w:sz w:val="16"/>
          <w:szCs w:val="16"/>
          <w:lang w:val="el-GR"/>
        </w:rPr>
        <w:t xml:space="preserve">. </w:t>
      </w:r>
      <w:r w:rsidR="00593BFC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2F7DE5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593B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593BF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4F74D2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2F7DE5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προβολής</w:t>
      </w:r>
      <w:r w:rsidR="004F74D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πληροφοριών</w:t>
      </w:r>
      <w:r w:rsidR="004F74D2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326C92" w:rsidRPr="003B2CF8">
        <w:rPr>
          <w:rFonts w:ascii="Comfortaa" w:hAnsi="Comfortaa"/>
          <w:sz w:val="16"/>
          <w:szCs w:val="16"/>
          <w:lang w:val="el-GR"/>
        </w:rPr>
        <w:t xml:space="preserve">όπως το </w:t>
      </w:r>
      <w:r w:rsidR="002F7DE5" w:rsidRPr="003B2CF8">
        <w:rPr>
          <w:rFonts w:ascii="Comfortaa" w:hAnsi="Comfortaa"/>
          <w:sz w:val="16"/>
          <w:szCs w:val="16"/>
          <w:lang w:val="el-GR"/>
        </w:rPr>
        <w:t>όνομα</w:t>
      </w:r>
      <w:r w:rsidR="00326C92" w:rsidRPr="003B2CF8">
        <w:rPr>
          <w:rFonts w:ascii="Comfortaa" w:hAnsi="Comfortaa"/>
          <w:sz w:val="16"/>
          <w:szCs w:val="16"/>
          <w:lang w:val="el-GR"/>
        </w:rPr>
        <w:t xml:space="preserve"> και την </w:t>
      </w:r>
      <w:r w:rsidR="002F7DE5" w:rsidRPr="003B2CF8">
        <w:rPr>
          <w:rFonts w:ascii="Comfortaa" w:hAnsi="Comfortaa"/>
          <w:sz w:val="16"/>
          <w:szCs w:val="16"/>
          <w:lang w:val="el-GR"/>
        </w:rPr>
        <w:t>διεύθυνση</w:t>
      </w:r>
      <w:r w:rsidR="00326C92" w:rsidRPr="003B2CF8">
        <w:rPr>
          <w:rFonts w:ascii="Comfortaa" w:hAnsi="Comfortaa"/>
          <w:sz w:val="16"/>
          <w:szCs w:val="16"/>
          <w:lang w:val="el-GR"/>
        </w:rPr>
        <w:t xml:space="preserve"> .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3171EA" w:rsidRPr="003B2CF8">
        <w:rPr>
          <w:rFonts w:ascii="Comfortaa" w:hAnsi="Comfortaa"/>
          <w:sz w:val="16"/>
          <w:szCs w:val="16"/>
        </w:rPr>
        <w:t>owner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έχει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2F7DE5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71EA" w:rsidRPr="003B2CF8">
        <w:rPr>
          <w:rFonts w:ascii="Comfortaa" w:hAnsi="Comfortaa"/>
          <w:sz w:val="16"/>
          <w:szCs w:val="16"/>
        </w:rPr>
        <w:t>checkbox</w:t>
      </w:r>
      <w:r w:rsidR="003171EA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F7DE5" w:rsidRPr="003B2CF8">
        <w:rPr>
          <w:rFonts w:ascii="Comfortaa" w:hAnsi="Comfortaa"/>
          <w:sz w:val="16"/>
          <w:szCs w:val="16"/>
          <w:lang w:val="el-GR"/>
        </w:rPr>
        <w:t>με συγκεκριμένες πληροφορίες .</w:t>
      </w:r>
    </w:p>
    <w:p w14:paraId="3C6B9A20" w14:textId="27D949E6" w:rsidR="002F7DE5" w:rsidRPr="003B2CF8" w:rsidRDefault="002F7DE5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3.</w:t>
      </w:r>
      <w:r w:rsidR="00EF1C1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D67D6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E33AC9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FD67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33AC9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D67D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33AC9" w:rsidRPr="003B2CF8">
        <w:rPr>
          <w:rFonts w:ascii="Comfortaa" w:hAnsi="Comfortaa"/>
          <w:sz w:val="16"/>
          <w:szCs w:val="16"/>
          <w:lang w:val="el-GR"/>
        </w:rPr>
        <w:t>παράθυρο με το πλήρες περιεχόμενο των πληροφοριών .</w:t>
      </w:r>
    </w:p>
    <w:p w14:paraId="3B776769" w14:textId="2309DF64" w:rsidR="00E33AC9" w:rsidRPr="003B2CF8" w:rsidRDefault="00E33AC9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</w:t>
      </w:r>
      <w:r w:rsidR="00EF1C16" w:rsidRPr="003B2CF8">
        <w:rPr>
          <w:rFonts w:ascii="Comfortaa" w:hAnsi="Comfortaa"/>
          <w:sz w:val="16"/>
          <w:szCs w:val="16"/>
          <w:lang w:val="el-GR"/>
        </w:rPr>
        <w:t xml:space="preserve"> Ο </w:t>
      </w:r>
      <w:r w:rsidR="00EF1C16" w:rsidRPr="003B2CF8">
        <w:rPr>
          <w:rFonts w:ascii="Comfortaa" w:hAnsi="Comfortaa"/>
          <w:sz w:val="16"/>
          <w:szCs w:val="16"/>
        </w:rPr>
        <w:t>owner</w:t>
      </w:r>
      <w:r w:rsidR="00EF1C16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771BA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E67429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771BA" w:rsidRPr="003B2CF8">
        <w:rPr>
          <w:rFonts w:ascii="Comfortaa" w:hAnsi="Comfortaa"/>
          <w:sz w:val="16"/>
          <w:szCs w:val="16"/>
          <w:lang w:val="el-GR"/>
        </w:rPr>
        <w:t>«προβολή πληροφορίας» .</w:t>
      </w:r>
    </w:p>
    <w:p w14:paraId="3E49927D" w14:textId="0E79A235" w:rsidR="004771BA" w:rsidRPr="003B2CF8" w:rsidRDefault="004771BA" w:rsidP="008B4F69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Το </w:t>
      </w:r>
      <w:r w:rsidR="00BC4175" w:rsidRPr="003B2CF8">
        <w:rPr>
          <w:rFonts w:ascii="Comfortaa" w:hAnsi="Comfortaa"/>
          <w:sz w:val="16"/>
          <w:szCs w:val="16"/>
          <w:lang w:val="el-GR"/>
        </w:rPr>
        <w:t>σύστημα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C4175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C4175" w:rsidRPr="003B2CF8">
        <w:rPr>
          <w:rFonts w:ascii="Comfortaa" w:hAnsi="Comfortaa"/>
          <w:sz w:val="16"/>
          <w:szCs w:val="16"/>
          <w:lang w:val="el-GR"/>
        </w:rPr>
        <w:t>μήνυμα</w:t>
      </w:r>
      <w:r w:rsidRPr="003B2CF8">
        <w:rPr>
          <w:rFonts w:ascii="Comfortaa" w:hAnsi="Comfortaa"/>
          <w:sz w:val="16"/>
          <w:szCs w:val="16"/>
          <w:lang w:val="el-GR"/>
        </w:rPr>
        <w:t xml:space="preserve"> ότι </w:t>
      </w:r>
      <w:r w:rsidR="00BC4175" w:rsidRPr="003B2CF8">
        <w:rPr>
          <w:rFonts w:ascii="Comfortaa" w:hAnsi="Comfortaa"/>
          <w:sz w:val="16"/>
          <w:szCs w:val="16"/>
          <w:lang w:val="el-GR"/>
        </w:rPr>
        <w:t>η πληροφορία προβλήθηκε .</w:t>
      </w:r>
    </w:p>
    <w:p w14:paraId="703F31D5" w14:textId="77777777" w:rsidR="00E33AC9" w:rsidRPr="003B2CF8" w:rsidRDefault="00E33AC9" w:rsidP="008B4F69">
      <w:pPr>
        <w:rPr>
          <w:rFonts w:ascii="Comfortaa" w:hAnsi="Comfortaa"/>
          <w:sz w:val="16"/>
          <w:szCs w:val="16"/>
          <w:lang w:val="el-GR"/>
        </w:rPr>
      </w:pPr>
    </w:p>
    <w:p w14:paraId="5B77F31A" w14:textId="77777777" w:rsidR="002F7DE5" w:rsidRPr="003B2CF8" w:rsidRDefault="002F7DE5" w:rsidP="008B4F69">
      <w:pPr>
        <w:rPr>
          <w:rFonts w:ascii="Comfortaa" w:hAnsi="Comfortaa"/>
          <w:sz w:val="16"/>
          <w:szCs w:val="16"/>
          <w:lang w:val="el-GR"/>
        </w:rPr>
      </w:pPr>
    </w:p>
    <w:p w14:paraId="0A1F9EF5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A21E62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01868AFC" w14:textId="1CC6B79A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50" w:name="_Toc167894770"/>
      <w:r w:rsidRPr="00F066A4">
        <w:rPr>
          <w:rFonts w:ascii="Comfortaa" w:hAnsi="Comfortaa"/>
          <w:color w:val="E53535"/>
          <w:lang w:val="el-GR"/>
        </w:rPr>
        <w:t>Εναλλακτική ροή (</w:t>
      </w:r>
      <w:r w:rsidR="009E0BFF" w:rsidRPr="00F066A4">
        <w:rPr>
          <w:rFonts w:ascii="Comfortaa" w:hAnsi="Comfortaa"/>
          <w:color w:val="E53535"/>
          <w:lang w:val="el-GR"/>
        </w:rPr>
        <w:t>Τροποποίηση στοιχείων</w:t>
      </w:r>
      <w:r w:rsidRPr="00F066A4">
        <w:rPr>
          <w:rFonts w:ascii="Comfortaa" w:hAnsi="Comfortaa"/>
          <w:color w:val="E53535"/>
          <w:lang w:val="el-GR"/>
        </w:rPr>
        <w:t>)</w:t>
      </w:r>
      <w:bookmarkEnd w:id="50"/>
    </w:p>
    <w:p w14:paraId="218E96ED" w14:textId="3A7D908E" w:rsidR="00282556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B43C18" w:rsidRPr="003B2CF8">
        <w:rPr>
          <w:rFonts w:ascii="Comfortaa" w:hAnsi="Comfortaa"/>
          <w:sz w:val="16"/>
          <w:szCs w:val="16"/>
          <w:lang w:val="el-GR"/>
        </w:rPr>
        <w:t xml:space="preserve">.α.1 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7228ED" w:rsidRPr="003B2CF8">
        <w:rPr>
          <w:rFonts w:ascii="Comfortaa" w:hAnsi="Comfortaa"/>
          <w:sz w:val="16"/>
          <w:szCs w:val="16"/>
          <w:lang w:val="el-GR"/>
        </w:rPr>
        <w:t>λίστα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228ED" w:rsidRPr="003B2CF8">
        <w:rPr>
          <w:rFonts w:ascii="Comfortaa" w:hAnsi="Comfortaa"/>
          <w:sz w:val="16"/>
          <w:szCs w:val="16"/>
          <w:lang w:val="el-GR"/>
        </w:rPr>
        <w:t>πληροφοριών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653B2A" w:rsidRPr="003B2CF8">
        <w:rPr>
          <w:rFonts w:ascii="Comfortaa" w:hAnsi="Comfortaa"/>
          <w:sz w:val="16"/>
          <w:szCs w:val="16"/>
        </w:rPr>
        <w:t>owner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228ED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ποιο </w:t>
      </w:r>
      <w:r w:rsidR="007228ED" w:rsidRPr="003B2CF8">
        <w:rPr>
          <w:rFonts w:ascii="Comfortaa" w:hAnsi="Comfortaa"/>
          <w:sz w:val="16"/>
          <w:szCs w:val="16"/>
          <w:lang w:val="el-GR"/>
        </w:rPr>
        <w:t>θέλει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7228ED" w:rsidRPr="003B2CF8">
        <w:rPr>
          <w:rFonts w:ascii="Comfortaa" w:hAnsi="Comfortaa"/>
          <w:sz w:val="16"/>
          <w:szCs w:val="16"/>
          <w:lang w:val="el-GR"/>
        </w:rPr>
        <w:t>τροποποιήσει</w:t>
      </w:r>
      <w:r w:rsidR="00BD0B48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BE9FB77" w14:textId="14C2B1A1" w:rsidR="00BD0B48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BD0B48" w:rsidRPr="003B2CF8">
        <w:rPr>
          <w:rFonts w:ascii="Comfortaa" w:hAnsi="Comfortaa"/>
          <w:sz w:val="16"/>
          <w:szCs w:val="16"/>
          <w:lang w:val="el-GR"/>
        </w:rPr>
        <w:t>.α.2</w:t>
      </w:r>
      <w:r w:rsidR="00443D4D" w:rsidRPr="003B2CF8">
        <w:rPr>
          <w:rFonts w:ascii="Comfortaa" w:hAnsi="Comfortaa"/>
          <w:sz w:val="16"/>
          <w:szCs w:val="16"/>
          <w:lang w:val="el-GR"/>
        </w:rPr>
        <w:t xml:space="preserve"> Το </w:t>
      </w:r>
      <w:r w:rsidR="007228ED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443D4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228ED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653B2A" w:rsidRPr="003B2CF8">
        <w:rPr>
          <w:rFonts w:ascii="Comfortaa" w:hAnsi="Comfortaa"/>
          <w:sz w:val="16"/>
          <w:szCs w:val="16"/>
          <w:lang w:val="el-GR"/>
        </w:rPr>
        <w:t xml:space="preserve"> την </w:t>
      </w:r>
      <w:r w:rsidR="007228ED" w:rsidRPr="003B2CF8">
        <w:rPr>
          <w:rFonts w:ascii="Comfortaa" w:hAnsi="Comfortaa"/>
          <w:sz w:val="16"/>
          <w:szCs w:val="16"/>
          <w:lang w:val="el-GR"/>
        </w:rPr>
        <w:t>πληροφορία που επιλέχθηκε .</w:t>
      </w:r>
    </w:p>
    <w:p w14:paraId="1181B561" w14:textId="09965C93" w:rsidR="007228ED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7228ED" w:rsidRPr="003B2CF8">
        <w:rPr>
          <w:rFonts w:ascii="Comfortaa" w:hAnsi="Comfortaa"/>
          <w:sz w:val="16"/>
          <w:szCs w:val="16"/>
          <w:lang w:val="el-GR"/>
        </w:rPr>
        <w:t xml:space="preserve">.α.3 </w:t>
      </w:r>
      <w:r w:rsidR="00C539B2" w:rsidRPr="003B2CF8">
        <w:rPr>
          <w:rFonts w:ascii="Comfortaa" w:hAnsi="Comfortaa"/>
          <w:sz w:val="16"/>
          <w:szCs w:val="16"/>
        </w:rPr>
        <w:t>O</w:t>
      </w:r>
      <w:r w:rsidR="00C539B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539B2" w:rsidRPr="003B2CF8">
        <w:rPr>
          <w:rFonts w:ascii="Comfortaa" w:hAnsi="Comfortaa"/>
          <w:sz w:val="16"/>
          <w:szCs w:val="16"/>
        </w:rPr>
        <w:t>owner</w:t>
      </w:r>
      <w:r w:rsidR="00C539B2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C0BD1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C539B2" w:rsidRPr="003B2CF8">
        <w:rPr>
          <w:rFonts w:ascii="Comfortaa" w:hAnsi="Comfortaa"/>
          <w:sz w:val="16"/>
          <w:szCs w:val="16"/>
          <w:lang w:val="el-GR"/>
        </w:rPr>
        <w:t xml:space="preserve"> «</w:t>
      </w:r>
      <w:r w:rsidR="000C0BD1" w:rsidRPr="003B2CF8">
        <w:rPr>
          <w:rFonts w:ascii="Comfortaa" w:hAnsi="Comfortaa"/>
          <w:sz w:val="16"/>
          <w:szCs w:val="16"/>
          <w:lang w:val="el-GR"/>
        </w:rPr>
        <w:t>Τροποποίηση πληροφορίας» .</w:t>
      </w:r>
    </w:p>
    <w:p w14:paraId="745AC743" w14:textId="4D78FF5B" w:rsidR="000C0BD1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0C0BD1" w:rsidRPr="003B2CF8">
        <w:rPr>
          <w:rFonts w:ascii="Comfortaa" w:hAnsi="Comfortaa"/>
          <w:sz w:val="16"/>
          <w:szCs w:val="16"/>
          <w:lang w:val="el-GR"/>
        </w:rPr>
        <w:t xml:space="preserve">.α.4 </w:t>
      </w:r>
      <w:r w:rsidR="00812130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012530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81213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12530" w:rsidRPr="003B2CF8">
        <w:rPr>
          <w:rFonts w:ascii="Comfortaa" w:hAnsi="Comfortaa"/>
          <w:sz w:val="16"/>
          <w:szCs w:val="16"/>
          <w:lang w:val="el-GR"/>
        </w:rPr>
        <w:t>εμφανίζει</w:t>
      </w:r>
      <w:r w:rsidR="00812130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12530" w:rsidRPr="003B2CF8">
        <w:rPr>
          <w:rFonts w:ascii="Comfortaa" w:hAnsi="Comfortaa"/>
          <w:sz w:val="16"/>
          <w:szCs w:val="16"/>
          <w:lang w:val="el-GR"/>
        </w:rPr>
        <w:t>μήνυμα</w:t>
      </w:r>
      <w:r w:rsidR="008F254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12530" w:rsidRPr="003B2CF8">
        <w:rPr>
          <w:rFonts w:ascii="Comfortaa" w:hAnsi="Comfortaa"/>
          <w:sz w:val="16"/>
          <w:szCs w:val="16"/>
          <w:lang w:val="el-GR"/>
        </w:rPr>
        <w:t xml:space="preserve"> επιβεβαίωσης .</w:t>
      </w:r>
    </w:p>
    <w:p w14:paraId="1C2DD690" w14:textId="4B850BB5" w:rsidR="00012530" w:rsidRPr="003B2CF8" w:rsidRDefault="000B28F3" w:rsidP="00282556">
      <w:pPr>
        <w:rPr>
          <w:rFonts w:ascii="Comfortaa" w:hAnsi="Comfortaa"/>
          <w:sz w:val="16"/>
          <w:szCs w:val="16"/>
          <w:lang w:val="el-GR"/>
        </w:rPr>
      </w:pPr>
      <w:r w:rsidRPr="000B28F3">
        <w:rPr>
          <w:rFonts w:ascii="Comfortaa" w:hAnsi="Comfortaa"/>
          <w:sz w:val="16"/>
          <w:szCs w:val="16"/>
          <w:lang w:val="el-GR"/>
        </w:rPr>
        <w:t>2</w:t>
      </w:r>
      <w:r w:rsidR="00012530" w:rsidRPr="003B2CF8">
        <w:rPr>
          <w:rFonts w:ascii="Comfortaa" w:hAnsi="Comfortaa"/>
          <w:sz w:val="16"/>
          <w:szCs w:val="16"/>
          <w:lang w:val="el-GR"/>
        </w:rPr>
        <w:t xml:space="preserve">.α.5 </w:t>
      </w:r>
      <w:r w:rsidR="00481C4C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481C4C" w:rsidRPr="003B2CF8">
        <w:rPr>
          <w:rFonts w:ascii="Comfortaa" w:hAnsi="Comfortaa"/>
          <w:sz w:val="16"/>
          <w:szCs w:val="16"/>
        </w:rPr>
        <w:t>owner</w:t>
      </w:r>
      <w:r w:rsidR="00481C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035337" w:rsidRPr="003B2CF8">
        <w:rPr>
          <w:rFonts w:ascii="Comfortaa" w:hAnsi="Comfortaa"/>
          <w:sz w:val="16"/>
          <w:szCs w:val="16"/>
          <w:lang w:val="el-GR"/>
        </w:rPr>
        <w:t>επιλέγει επιβεβαίωση .</w:t>
      </w:r>
    </w:p>
    <w:p w14:paraId="7640D079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F8A9726" w14:textId="7BADA1C4" w:rsidR="00282556" w:rsidRPr="00F066A4" w:rsidRDefault="00532EB1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51" w:name="_Toc167894771"/>
      <w:r w:rsidRPr="00F066A4">
        <w:rPr>
          <w:rFonts w:ascii="Comfortaa" w:hAnsi="Comfortaa"/>
          <w:color w:val="E53535"/>
          <w:lang w:val="el-GR"/>
        </w:rPr>
        <w:t>Έ</w:t>
      </w:r>
      <w:r w:rsidR="00282556" w:rsidRPr="00F066A4">
        <w:rPr>
          <w:rFonts w:ascii="Comfortaa" w:hAnsi="Comfortaa"/>
          <w:color w:val="E53535"/>
          <w:lang w:val="el-GR"/>
        </w:rPr>
        <w:t>λεγχος παραγγελι</w:t>
      </w:r>
      <w:r w:rsidRPr="00F066A4">
        <w:rPr>
          <w:rFonts w:ascii="Comfortaa" w:hAnsi="Comfortaa"/>
          <w:color w:val="E53535"/>
          <w:lang w:val="el-GR"/>
        </w:rPr>
        <w:t>ώ</w:t>
      </w:r>
      <w:r w:rsidR="00282556" w:rsidRPr="00F066A4">
        <w:rPr>
          <w:rFonts w:ascii="Comfortaa" w:hAnsi="Comfortaa"/>
          <w:color w:val="E53535"/>
          <w:lang w:val="el-GR"/>
        </w:rPr>
        <w:t>ν</w:t>
      </w:r>
      <w:bookmarkEnd w:id="51"/>
    </w:p>
    <w:p w14:paraId="72D55F4C" w14:textId="38FA4BF6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52" w:name="_Toc167894772"/>
      <w:r w:rsidRPr="00F066A4">
        <w:rPr>
          <w:rFonts w:ascii="Comfortaa" w:hAnsi="Comfortaa"/>
          <w:color w:val="E53535"/>
          <w:lang w:val="el-GR"/>
        </w:rPr>
        <w:t>Βασική ροή (</w:t>
      </w:r>
      <w:r w:rsidR="00283FA9" w:rsidRPr="00F066A4">
        <w:rPr>
          <w:rFonts w:ascii="Comfortaa" w:hAnsi="Comfortaa"/>
          <w:color w:val="E53535"/>
          <w:lang w:val="el-GR"/>
        </w:rPr>
        <w:t xml:space="preserve">Επιβεβαίωση </w:t>
      </w:r>
      <w:r w:rsidR="005C392C" w:rsidRPr="00F066A4">
        <w:rPr>
          <w:rFonts w:ascii="Comfortaa" w:hAnsi="Comfortaa"/>
          <w:color w:val="E53535"/>
          <w:lang w:val="el-GR"/>
        </w:rPr>
        <w:t>παραγγελίας</w:t>
      </w:r>
      <w:r w:rsidRPr="00F066A4">
        <w:rPr>
          <w:rFonts w:ascii="Comfortaa" w:hAnsi="Comfortaa"/>
          <w:color w:val="E53535"/>
          <w:lang w:val="el-GR"/>
        </w:rPr>
        <w:t>)</w:t>
      </w:r>
      <w:bookmarkEnd w:id="52"/>
    </w:p>
    <w:p w14:paraId="2C1DF116" w14:textId="73C6B2F3" w:rsidR="0046497F" w:rsidRPr="003B2CF8" w:rsidRDefault="0046497F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</w:t>
      </w:r>
      <w:r w:rsidR="00334CE8" w:rsidRPr="003B2CF8">
        <w:rPr>
          <w:rFonts w:ascii="Comfortaa" w:hAnsi="Comfortaa"/>
          <w:sz w:val="16"/>
          <w:szCs w:val="16"/>
          <w:lang w:val="el-GR"/>
        </w:rPr>
        <w:t xml:space="preserve">Από την σελίδα του </w:t>
      </w:r>
      <w:r w:rsidR="00334CE8" w:rsidRPr="003B2CF8">
        <w:rPr>
          <w:rFonts w:ascii="Comfortaa" w:hAnsi="Comfortaa"/>
          <w:sz w:val="16"/>
          <w:szCs w:val="16"/>
        </w:rPr>
        <w:t>establishment</w:t>
      </w:r>
      <w:r w:rsidR="00334CE8" w:rsidRPr="003B2CF8">
        <w:rPr>
          <w:rFonts w:ascii="Comfortaa" w:hAnsi="Comfortaa"/>
          <w:sz w:val="16"/>
          <w:szCs w:val="16"/>
          <w:lang w:val="el-GR"/>
        </w:rPr>
        <w:t xml:space="preserve"> , ο </w:t>
      </w:r>
      <w:r w:rsidR="00334CE8" w:rsidRPr="003B2CF8">
        <w:rPr>
          <w:rFonts w:ascii="Comfortaa" w:hAnsi="Comfortaa"/>
          <w:sz w:val="16"/>
          <w:szCs w:val="16"/>
        </w:rPr>
        <w:t>owner</w:t>
      </w:r>
      <w:r w:rsidR="00334CE8" w:rsidRPr="003B2CF8">
        <w:rPr>
          <w:rFonts w:ascii="Comfortaa" w:hAnsi="Comfortaa"/>
          <w:sz w:val="16"/>
          <w:szCs w:val="16"/>
          <w:lang w:val="el-GR"/>
        </w:rPr>
        <w:t xml:space="preserve"> επιλέγει να δει τις παραγγελίες .</w:t>
      </w:r>
    </w:p>
    <w:p w14:paraId="34C24C78" w14:textId="5611ACD3" w:rsidR="00334CE8" w:rsidRPr="003B2CF8" w:rsidRDefault="00334CE8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2748C4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775797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2748C4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5C79B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5C79B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. </w:t>
      </w:r>
      <w:r w:rsidR="007B57A7" w:rsidRPr="003B2CF8">
        <w:rPr>
          <w:rFonts w:ascii="Comfortaa" w:hAnsi="Comfortaa"/>
          <w:sz w:val="16"/>
          <w:szCs w:val="16"/>
        </w:rPr>
        <w:t>O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B57A7" w:rsidRPr="003B2CF8">
        <w:rPr>
          <w:rFonts w:ascii="Comfortaa" w:hAnsi="Comfortaa"/>
          <w:sz w:val="16"/>
          <w:szCs w:val="16"/>
        </w:rPr>
        <w:t>owner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2748C4" w:rsidRPr="003B2CF8">
        <w:rPr>
          <w:rFonts w:ascii="Comfortaa" w:hAnsi="Comfortaa"/>
          <w:sz w:val="16"/>
          <w:szCs w:val="16"/>
          <w:lang w:val="el-GR"/>
        </w:rPr>
        <w:t>έχει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2748C4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7B57A7" w:rsidRPr="003B2CF8">
        <w:rPr>
          <w:rFonts w:ascii="Comfortaa" w:hAnsi="Comfortaa"/>
          <w:sz w:val="16"/>
          <w:szCs w:val="16"/>
        </w:rPr>
        <w:t>checkbox</w:t>
      </w:r>
      <w:r w:rsidR="007B57A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B12B7" w:rsidRPr="003B2CF8">
        <w:rPr>
          <w:rFonts w:ascii="Comfortaa" w:hAnsi="Comfortaa"/>
          <w:sz w:val="16"/>
          <w:szCs w:val="16"/>
          <w:lang w:val="el-GR"/>
        </w:rPr>
        <w:t>επιβεβαίωσης παραγγελίας εφόσον υπάρχει το προϊόν σε απόθεμα</w:t>
      </w:r>
      <w:r w:rsidR="002748C4" w:rsidRPr="003B2CF8">
        <w:rPr>
          <w:rFonts w:ascii="Comfortaa" w:hAnsi="Comfortaa"/>
          <w:sz w:val="16"/>
          <w:szCs w:val="16"/>
          <w:lang w:val="el-GR"/>
        </w:rPr>
        <w:t xml:space="preserve"> .</w:t>
      </w:r>
      <w:r w:rsidR="005C79BF" w:rsidRPr="003B2CF8">
        <w:rPr>
          <w:rFonts w:ascii="Comfortaa" w:hAnsi="Comfortaa"/>
          <w:sz w:val="16"/>
          <w:szCs w:val="16"/>
          <w:lang w:val="el-GR"/>
        </w:rPr>
        <w:t xml:space="preserve"> </w:t>
      </w:r>
    </w:p>
    <w:p w14:paraId="1AF9AB65" w14:textId="44594D5D" w:rsidR="002748C4" w:rsidRPr="003B2CF8" w:rsidRDefault="002748C4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E57AE5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AE5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AE5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F1250D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με </w:t>
      </w:r>
      <w:r w:rsidR="00E57AE5" w:rsidRPr="003B2CF8">
        <w:rPr>
          <w:rFonts w:ascii="Comfortaa" w:hAnsi="Comfortaa"/>
          <w:sz w:val="16"/>
          <w:szCs w:val="16"/>
          <w:lang w:val="el-GR"/>
        </w:rPr>
        <w:t>όλες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 τις </w:t>
      </w:r>
      <w:r w:rsidR="00E57AE5" w:rsidRPr="003B2CF8">
        <w:rPr>
          <w:rFonts w:ascii="Comfortaa" w:hAnsi="Comfortaa"/>
          <w:sz w:val="16"/>
          <w:szCs w:val="16"/>
          <w:lang w:val="el-GR"/>
        </w:rPr>
        <w:t>πληροφορίες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 των </w:t>
      </w:r>
      <w:r w:rsidR="00E57AE5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FB12B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E57AE5" w:rsidRPr="003B2CF8">
        <w:rPr>
          <w:rFonts w:ascii="Comfortaa" w:hAnsi="Comfortaa"/>
          <w:sz w:val="16"/>
          <w:szCs w:val="16"/>
          <w:lang w:val="el-GR"/>
        </w:rPr>
        <w:t xml:space="preserve">, όπως τα προϊόντα που έχουν επιλεχθεί </w:t>
      </w:r>
      <w:r w:rsidR="00FB12B7" w:rsidRPr="003B2CF8">
        <w:rPr>
          <w:rFonts w:ascii="Comfortaa" w:hAnsi="Comfortaa"/>
          <w:sz w:val="16"/>
          <w:szCs w:val="16"/>
          <w:lang w:val="el-GR"/>
        </w:rPr>
        <w:t>.</w:t>
      </w:r>
    </w:p>
    <w:p w14:paraId="077C9CE1" w14:textId="502A2C43" w:rsidR="00477A1F" w:rsidRPr="003B2CF8" w:rsidRDefault="00ED7F4F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</w:t>
      </w:r>
      <w:r w:rsidR="000A0749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0A0749" w:rsidRPr="003B2CF8">
        <w:rPr>
          <w:rFonts w:ascii="Comfortaa" w:hAnsi="Comfortaa"/>
          <w:sz w:val="16"/>
          <w:szCs w:val="16"/>
        </w:rPr>
        <w:t>owner</w:t>
      </w:r>
      <w:r w:rsidR="000A0749"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 παραγγελίας»</w:t>
      </w:r>
      <w:r w:rsidR="005D09E3" w:rsidRPr="003B2CF8">
        <w:rPr>
          <w:rFonts w:ascii="Comfortaa" w:hAnsi="Comfortaa"/>
          <w:sz w:val="16"/>
          <w:szCs w:val="16"/>
          <w:lang w:val="el-GR"/>
        </w:rPr>
        <w:t xml:space="preserve"> .</w:t>
      </w:r>
    </w:p>
    <w:p w14:paraId="76BAFC2B" w14:textId="4D4C3E21" w:rsidR="00E57AE5" w:rsidRPr="003B2CF8" w:rsidRDefault="00477A1F" w:rsidP="004649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0A0749" w:rsidRPr="003B2CF8">
        <w:rPr>
          <w:rFonts w:ascii="Comfortaa" w:hAnsi="Comfortaa"/>
          <w:sz w:val="16"/>
          <w:szCs w:val="16"/>
          <w:lang w:val="el-GR"/>
        </w:rPr>
        <w:t>.</w:t>
      </w:r>
      <w:r w:rsidR="005D09E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F2981" w:rsidRPr="003B2CF8">
        <w:rPr>
          <w:rFonts w:ascii="Comfortaa" w:hAnsi="Comfortaa"/>
          <w:sz w:val="16"/>
          <w:szCs w:val="16"/>
          <w:lang w:val="el-GR"/>
        </w:rPr>
        <w:t>Το σύστημα εμφανίζει μήνυμα ότι η παραγγελία επιβεβαιώθηκε .</w:t>
      </w:r>
    </w:p>
    <w:p w14:paraId="7EB5E649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23506C24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5F517106" w14:textId="0CD4E851" w:rsidR="00282556" w:rsidRPr="00F066A4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53" w:name="_Toc167894773"/>
      <w:r w:rsidRPr="00F066A4">
        <w:rPr>
          <w:rFonts w:ascii="Comfortaa" w:hAnsi="Comfortaa"/>
          <w:color w:val="E53535"/>
          <w:lang w:val="el-GR"/>
        </w:rPr>
        <w:t>Εναλλακτική ροή (</w:t>
      </w:r>
      <w:r w:rsidR="00CF75AE" w:rsidRPr="00F066A4">
        <w:rPr>
          <w:rFonts w:ascii="Comfortaa" w:hAnsi="Comfortaa"/>
          <w:color w:val="E53535"/>
          <w:lang w:val="el-GR"/>
        </w:rPr>
        <w:t>Ακύρωση παραγγελίας</w:t>
      </w:r>
      <w:r w:rsidRPr="00F066A4">
        <w:rPr>
          <w:rFonts w:ascii="Comfortaa" w:hAnsi="Comfortaa"/>
          <w:color w:val="E53535"/>
          <w:lang w:val="el-GR"/>
        </w:rPr>
        <w:t>)</w:t>
      </w:r>
      <w:bookmarkEnd w:id="53"/>
    </w:p>
    <w:p w14:paraId="10C79151" w14:textId="707FF91E" w:rsidR="00E03EEF" w:rsidRPr="003B2CF8" w:rsidRDefault="00E03EEF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1.α.1 </w:t>
      </w:r>
      <w:r w:rsidR="00D05377" w:rsidRPr="003B2CF8">
        <w:rPr>
          <w:rFonts w:ascii="Comfortaa" w:hAnsi="Comfortaa"/>
          <w:sz w:val="16"/>
          <w:szCs w:val="16"/>
          <w:lang w:val="el-GR"/>
        </w:rPr>
        <w:t xml:space="preserve">Από την </w:t>
      </w:r>
      <w:r w:rsidR="00CF5720" w:rsidRPr="003B2CF8">
        <w:rPr>
          <w:rFonts w:ascii="Comfortaa" w:hAnsi="Comfortaa"/>
          <w:sz w:val="16"/>
          <w:szCs w:val="16"/>
          <w:lang w:val="el-GR"/>
        </w:rPr>
        <w:t>λίστα</w:t>
      </w:r>
      <w:r w:rsidR="00D05377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D05377" w:rsidRPr="003B2CF8">
        <w:rPr>
          <w:rFonts w:ascii="Comfortaa" w:hAnsi="Comfortaa"/>
          <w:sz w:val="16"/>
          <w:szCs w:val="16"/>
          <w:lang w:val="el-GR"/>
        </w:rPr>
        <w:t xml:space="preserve"> , 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BC4894" w:rsidRPr="003B2CF8">
        <w:rPr>
          <w:rFonts w:ascii="Comfortaa" w:hAnsi="Comfortaa"/>
          <w:sz w:val="16"/>
          <w:szCs w:val="16"/>
        </w:rPr>
        <w:t>owner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πια </w:t>
      </w:r>
      <w:r w:rsidR="00CF5720" w:rsidRPr="003B2CF8">
        <w:rPr>
          <w:rFonts w:ascii="Comfortaa" w:hAnsi="Comfortaa"/>
          <w:sz w:val="16"/>
          <w:szCs w:val="16"/>
          <w:lang w:val="el-GR"/>
        </w:rPr>
        <w:t>παραγγελία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θέλει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CF5720" w:rsidRPr="003B2CF8">
        <w:rPr>
          <w:rFonts w:ascii="Comfortaa" w:hAnsi="Comfortaa"/>
          <w:sz w:val="16"/>
          <w:szCs w:val="16"/>
          <w:lang w:val="el-GR"/>
        </w:rPr>
        <w:t>ακυρώσει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λόγο</w:t>
      </w:r>
      <w:r w:rsidR="00BC4894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CF5720" w:rsidRPr="003B2CF8">
        <w:rPr>
          <w:rFonts w:ascii="Comfortaa" w:hAnsi="Comfortaa"/>
          <w:sz w:val="16"/>
          <w:szCs w:val="16"/>
          <w:lang w:val="el-GR"/>
        </w:rPr>
        <w:t>έλλειψης αποθεμάτων .</w:t>
      </w:r>
    </w:p>
    <w:p w14:paraId="1EFA222E" w14:textId="5DC75531" w:rsidR="00CF5720" w:rsidRPr="003B2CF8" w:rsidRDefault="00CF5720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1.α.2 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Το </w:t>
      </w:r>
      <w:r w:rsidR="003149AA" w:rsidRPr="003B2CF8">
        <w:rPr>
          <w:rFonts w:ascii="Comfortaa" w:hAnsi="Comfortaa"/>
          <w:sz w:val="16"/>
          <w:szCs w:val="16"/>
          <w:lang w:val="el-GR"/>
        </w:rPr>
        <w:t>σύστημα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ανοίγει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παράθυρο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για την </w:t>
      </w:r>
      <w:r w:rsidR="003149AA" w:rsidRPr="003B2CF8">
        <w:rPr>
          <w:rFonts w:ascii="Comfortaa" w:hAnsi="Comfortaa"/>
          <w:sz w:val="16"/>
          <w:szCs w:val="16"/>
          <w:lang w:val="el-GR"/>
        </w:rPr>
        <w:t>επιλογή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παραγγελιών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. </w:t>
      </w:r>
      <w:r w:rsidR="00152E4C" w:rsidRPr="003B2CF8">
        <w:rPr>
          <w:rFonts w:ascii="Comfortaa" w:hAnsi="Comfortaa"/>
          <w:sz w:val="16"/>
          <w:szCs w:val="16"/>
        </w:rPr>
        <w:t>O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52E4C" w:rsidRPr="003B2CF8">
        <w:rPr>
          <w:rFonts w:ascii="Comfortaa" w:hAnsi="Comfortaa"/>
          <w:sz w:val="16"/>
          <w:szCs w:val="16"/>
        </w:rPr>
        <w:t>owner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έχει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να </w:t>
      </w:r>
      <w:r w:rsidR="003149AA" w:rsidRPr="003B2CF8">
        <w:rPr>
          <w:rFonts w:ascii="Comfortaa" w:hAnsi="Comfortaa"/>
          <w:sz w:val="16"/>
          <w:szCs w:val="16"/>
          <w:lang w:val="el-GR"/>
        </w:rPr>
        <w:t>επιλέξει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152E4C" w:rsidRPr="003B2CF8">
        <w:rPr>
          <w:rFonts w:ascii="Comfortaa" w:hAnsi="Comfortaa"/>
          <w:sz w:val="16"/>
          <w:szCs w:val="16"/>
        </w:rPr>
        <w:t>checkbox</w:t>
      </w:r>
      <w:r w:rsidR="00152E4C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ακύρωσης</w:t>
      </w:r>
      <w:r w:rsidR="00AC255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3149AA" w:rsidRPr="003B2CF8">
        <w:rPr>
          <w:rFonts w:ascii="Comfortaa" w:hAnsi="Comfortaa"/>
          <w:sz w:val="16"/>
          <w:szCs w:val="16"/>
          <w:lang w:val="el-GR"/>
        </w:rPr>
        <w:t>παραγγελίας καθώς το προϊόν δεν υπάρχει .</w:t>
      </w:r>
    </w:p>
    <w:p w14:paraId="27F28485" w14:textId="37E10BEA" w:rsidR="003149AA" w:rsidRPr="003B2CF8" w:rsidRDefault="003149AA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1.α.3</w:t>
      </w:r>
      <w:r w:rsidR="002E2C03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8A407E"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8A407E" w:rsidRPr="003B2CF8">
        <w:rPr>
          <w:rFonts w:ascii="Comfortaa" w:hAnsi="Comfortaa"/>
          <w:sz w:val="16"/>
          <w:szCs w:val="16"/>
        </w:rPr>
        <w:t>owner</w:t>
      </w:r>
      <w:r w:rsidR="008A407E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BE7B0B" w:rsidRPr="003B2CF8">
        <w:rPr>
          <w:rFonts w:ascii="Comfortaa" w:hAnsi="Comfortaa"/>
          <w:sz w:val="16"/>
          <w:szCs w:val="16"/>
          <w:lang w:val="el-GR"/>
        </w:rPr>
        <w:t>επιλέγει «Ακύρωση παραγγελίας» .</w:t>
      </w:r>
    </w:p>
    <w:p w14:paraId="41E38E00" w14:textId="7BD0CCD9" w:rsidR="00BE7B0B" w:rsidRPr="003B2CF8" w:rsidRDefault="00BE7B0B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1.α.4 Το σύστημα εμφανίζει μήνυμα επιβεβαίωσης .</w:t>
      </w:r>
    </w:p>
    <w:p w14:paraId="4CC234F3" w14:textId="5B3B5136" w:rsidR="00BE7B0B" w:rsidRPr="003B2CF8" w:rsidRDefault="00BE7B0B" w:rsidP="00E03EE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1.α.5 </w:t>
      </w:r>
      <w:r w:rsidRPr="003B2CF8">
        <w:rPr>
          <w:rFonts w:ascii="Comfortaa" w:hAnsi="Comfortaa"/>
          <w:sz w:val="16"/>
          <w:szCs w:val="16"/>
        </w:rPr>
        <w:t>O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D4208" w:rsidRPr="003B2CF8">
        <w:rPr>
          <w:rFonts w:ascii="Comfortaa" w:hAnsi="Comfortaa"/>
          <w:sz w:val="16"/>
          <w:szCs w:val="16"/>
          <w:lang w:val="el-GR"/>
        </w:rPr>
        <w:t>επιλέγει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9D4208" w:rsidRPr="003B2CF8">
        <w:rPr>
          <w:rFonts w:ascii="Comfortaa" w:hAnsi="Comfortaa"/>
          <w:sz w:val="16"/>
          <w:szCs w:val="16"/>
          <w:lang w:val="el-GR"/>
        </w:rPr>
        <w:t>επιβεβαίωση .</w:t>
      </w:r>
    </w:p>
    <w:p w14:paraId="5269EC1D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4493F4D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7B23DF6C" w14:textId="234EF9EA" w:rsidR="00282556" w:rsidRPr="00F066A4" w:rsidRDefault="0094483E" w:rsidP="00282556">
      <w:pPr>
        <w:pStyle w:val="Heading2"/>
        <w:rPr>
          <w:rFonts w:ascii="Comfortaa" w:hAnsi="Comfortaa"/>
          <w:color w:val="E53535"/>
          <w:lang w:val="el-GR"/>
        </w:rPr>
      </w:pPr>
      <w:bookmarkStart w:id="54" w:name="_Toc167894774"/>
      <w:r w:rsidRPr="00F066A4">
        <w:rPr>
          <w:rFonts w:ascii="Comfortaa" w:hAnsi="Comfortaa"/>
          <w:color w:val="E53535"/>
          <w:lang w:val="el-GR"/>
        </w:rPr>
        <w:t>Έ</w:t>
      </w:r>
      <w:r w:rsidR="00282556" w:rsidRPr="00F066A4">
        <w:rPr>
          <w:rFonts w:ascii="Comfortaa" w:hAnsi="Comfortaa"/>
          <w:color w:val="E53535"/>
          <w:lang w:val="el-GR"/>
        </w:rPr>
        <w:t>λεγχος προγρ</w:t>
      </w:r>
      <w:r w:rsidRPr="00F066A4">
        <w:rPr>
          <w:rFonts w:ascii="Comfortaa" w:hAnsi="Comfortaa"/>
          <w:color w:val="E53535"/>
          <w:lang w:val="el-GR"/>
        </w:rPr>
        <w:t>ά</w:t>
      </w:r>
      <w:r w:rsidR="00282556" w:rsidRPr="00F066A4">
        <w:rPr>
          <w:rFonts w:ascii="Comfortaa" w:hAnsi="Comfortaa"/>
          <w:color w:val="E53535"/>
          <w:lang w:val="el-GR"/>
        </w:rPr>
        <w:t xml:space="preserve">μματος / </w:t>
      </w:r>
      <w:r w:rsidRPr="00F066A4">
        <w:rPr>
          <w:rFonts w:ascii="Comfortaa" w:hAnsi="Comfortaa"/>
          <w:color w:val="E53535"/>
          <w:lang w:val="el-GR"/>
        </w:rPr>
        <w:t>Κ</w:t>
      </w:r>
      <w:r w:rsidR="00282556" w:rsidRPr="00F066A4">
        <w:rPr>
          <w:rFonts w:ascii="Comfortaa" w:hAnsi="Comfortaa"/>
          <w:color w:val="E53535"/>
          <w:lang w:val="el-GR"/>
        </w:rPr>
        <w:t>ατ</w:t>
      </w:r>
      <w:r w:rsidRPr="00F066A4">
        <w:rPr>
          <w:rFonts w:ascii="Comfortaa" w:hAnsi="Comfortaa"/>
          <w:color w:val="E53535"/>
          <w:lang w:val="el-GR"/>
        </w:rPr>
        <w:t>ά</w:t>
      </w:r>
      <w:r w:rsidR="00282556" w:rsidRPr="00F066A4">
        <w:rPr>
          <w:rFonts w:ascii="Comfortaa" w:hAnsi="Comfortaa"/>
          <w:color w:val="E53535"/>
          <w:lang w:val="el-GR"/>
        </w:rPr>
        <w:t>σταση μαθημ</w:t>
      </w:r>
      <w:r w:rsidRPr="00F066A4">
        <w:rPr>
          <w:rFonts w:ascii="Comfortaa" w:hAnsi="Comfortaa"/>
          <w:color w:val="E53535"/>
          <w:lang w:val="el-GR"/>
        </w:rPr>
        <w:t>ά</w:t>
      </w:r>
      <w:r w:rsidR="00282556" w:rsidRPr="00F066A4">
        <w:rPr>
          <w:rFonts w:ascii="Comfortaa" w:hAnsi="Comfortaa"/>
          <w:color w:val="E53535"/>
          <w:lang w:val="el-GR"/>
        </w:rPr>
        <w:t>των</w:t>
      </w:r>
      <w:bookmarkEnd w:id="54"/>
    </w:p>
    <w:p w14:paraId="04D810A3" w14:textId="77777777" w:rsidR="009F337F" w:rsidRPr="00F066A4" w:rsidRDefault="009F337F" w:rsidP="009F337F">
      <w:pPr>
        <w:keepNext/>
        <w:keepLines/>
        <w:spacing w:before="160" w:after="80"/>
        <w:outlineLvl w:val="2"/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</w:pPr>
      <w:bookmarkStart w:id="55" w:name="_Toc167894775"/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>Βασική ροή (Αρχικοποίηση ημερολογιακού προγράμματος)</w:t>
      </w:r>
      <w:bookmarkEnd w:id="55"/>
    </w:p>
    <w:p w14:paraId="7002E141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Από τη σελίδα του </w:t>
      </w:r>
      <w:r w:rsidRPr="003B2CF8">
        <w:rPr>
          <w:rFonts w:ascii="Comfortaa" w:hAnsi="Comfortaa"/>
          <w:sz w:val="16"/>
          <w:szCs w:val="16"/>
        </w:rPr>
        <w:t>establishment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, 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να τροποποιήσει το ημερολογιακό πρόγραμμα.</w:t>
      </w:r>
    </w:p>
    <w:p w14:paraId="3988629D" w14:textId="1CF37ED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lastRenderedPageBreak/>
        <w:t>2.</w:t>
      </w:r>
      <w:r w:rsidRPr="003B2CF8">
        <w:rPr>
          <w:rFonts w:ascii="Comfortaa" w:hAnsi="Comfortaa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Το σύστημα ανοίγει παράθυρο με το ημερολόγιο. </w:t>
      </w:r>
    </w:p>
    <w:p w14:paraId="403BFF5F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«τροποποίηση προγράμματος».</w:t>
      </w:r>
    </w:p>
    <w:p w14:paraId="58C0AD49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εμφανίζει μήνυμα επιβεβαίωσης ορθής καταχώρησης προγράμματος στο επιλεγμένο </w:t>
      </w:r>
      <w:r w:rsidRPr="003B2CF8">
        <w:rPr>
          <w:rFonts w:ascii="Comfortaa" w:hAnsi="Comfortaa"/>
          <w:sz w:val="16"/>
          <w:szCs w:val="16"/>
        </w:rPr>
        <w:t>establishment</w:t>
      </w:r>
      <w:r w:rsidRPr="003B2CF8">
        <w:rPr>
          <w:rFonts w:ascii="Comfortaa" w:hAnsi="Comfortaa"/>
          <w:sz w:val="16"/>
          <w:szCs w:val="16"/>
          <w:lang w:val="el-GR"/>
        </w:rPr>
        <w:t xml:space="preserve">. </w:t>
      </w:r>
    </w:p>
    <w:p w14:paraId="72C4B830" w14:textId="77777777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</w:p>
    <w:p w14:paraId="7FDAEE23" w14:textId="77777777" w:rsidR="009F337F" w:rsidRPr="00F066A4" w:rsidRDefault="009F337F" w:rsidP="009F337F">
      <w:pPr>
        <w:keepNext/>
        <w:keepLines/>
        <w:spacing w:before="160" w:after="80"/>
        <w:outlineLvl w:val="2"/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</w:pPr>
      <w:bookmarkStart w:id="56" w:name="_Toc167894776"/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>Εναλλακτική ροή 1 (Τροποποίηση ήδη υπάρχοντος ημερολογιακού προγράμματος)</w:t>
      </w:r>
      <w:bookmarkEnd w:id="56"/>
    </w:p>
    <w:p w14:paraId="0CEEB9B7" w14:textId="76C94BD1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2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ανοίγει παράθυρο με το ημερολόγιο. 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έχει την επιλογή να συμπληρώσει </w:t>
      </w:r>
      <w:r w:rsidRPr="003B2CF8">
        <w:rPr>
          <w:rFonts w:ascii="Comfortaa" w:hAnsi="Comfortaa"/>
          <w:sz w:val="16"/>
          <w:szCs w:val="16"/>
        </w:rPr>
        <w:t>checkbox</w:t>
      </w:r>
      <w:r w:rsidRPr="003B2CF8">
        <w:rPr>
          <w:rFonts w:ascii="Comfortaa" w:hAnsi="Comfortaa"/>
          <w:sz w:val="16"/>
          <w:szCs w:val="16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</w:t>
      </w:r>
      <w:r w:rsidR="003D20F9" w:rsidRPr="003D20F9">
        <w:rPr>
          <w:rFonts w:ascii="Comfortaa" w:hAnsi="Comfortaa"/>
          <w:sz w:val="16"/>
          <w:szCs w:val="16"/>
          <w:lang w:val="el-GR"/>
        </w:rPr>
        <w:t>.</w:t>
      </w:r>
      <w:r w:rsidRPr="003B2CF8">
        <w:rPr>
          <w:rFonts w:ascii="Comfortaa" w:hAnsi="Comfortaa"/>
          <w:sz w:val="16"/>
          <w:szCs w:val="16"/>
          <w:lang w:val="el-GR"/>
        </w:rPr>
        <w:t xml:space="preserve"> </w:t>
      </w:r>
    </w:p>
    <w:p w14:paraId="3D5764D7" w14:textId="5B882603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3</w:t>
      </w:r>
      <w:r w:rsidRPr="003D20F9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</w:t>
      </w:r>
      <w:r w:rsidR="00A9180B" w:rsidRPr="00A9180B">
        <w:rPr>
          <w:rFonts w:ascii="Comfortaa" w:hAnsi="Comfortaa"/>
          <w:color w:val="FF0000"/>
          <w:sz w:val="16"/>
          <w:szCs w:val="16"/>
          <w:lang w:val="el-GR"/>
        </w:rPr>
        <w:t>Εβδομαδιαία συμπλήρωση</w:t>
      </w:r>
      <w:r w:rsidRPr="00A9180B">
        <w:rPr>
          <w:rFonts w:ascii="Comfortaa" w:hAnsi="Comfortaa"/>
          <w:color w:val="FF0000"/>
          <w:sz w:val="16"/>
          <w:szCs w:val="16"/>
          <w:lang w:val="el-GR"/>
        </w:rPr>
        <w:t>».</w:t>
      </w:r>
    </w:p>
    <w:p w14:paraId="5CC47142" w14:textId="72DBD8A1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4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ανοίγει νέο παράθυρο για το οποίο ρωτά τον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αν θέλει να ενημερώσει τους </w:t>
      </w:r>
      <w:r w:rsidRPr="003B2CF8">
        <w:rPr>
          <w:rFonts w:ascii="Comfortaa" w:hAnsi="Comfortaa"/>
          <w:sz w:val="16"/>
          <w:szCs w:val="16"/>
        </w:rPr>
        <w:t>users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για τις αλλαγές με ειδοποίηση.</w:t>
      </w:r>
    </w:p>
    <w:p w14:paraId="7739D30E" w14:textId="4A37AD16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5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εμφανίζει μήνυμα ρωτώντας τον </w:t>
      </w:r>
      <w:r w:rsidR="00E54167" w:rsidRPr="00E54167">
        <w:rPr>
          <w:rFonts w:ascii="Comfortaa" w:hAnsi="Comfortaa"/>
          <w:color w:val="FF0000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0062B760" w14:textId="030A84C4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6</w:t>
      </w:r>
      <w:r w:rsidRPr="003D20F9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="003D20F9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«Επιβεβαίωση».</w:t>
      </w:r>
    </w:p>
    <w:p w14:paraId="662197F1" w14:textId="5CF33A50" w:rsidR="009F337F" w:rsidRPr="003B2CF8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</w:t>
      </w:r>
      <w:r w:rsidR="003D20F9" w:rsidRPr="003D20F9">
        <w:rPr>
          <w:rFonts w:ascii="Comfortaa" w:hAnsi="Comfortaa"/>
          <w:color w:val="FF0000"/>
          <w:sz w:val="16"/>
          <w:szCs w:val="16"/>
          <w:lang w:val="el-GR"/>
        </w:rPr>
        <w:t>7</w:t>
      </w:r>
      <w:r w:rsidRPr="003B2CF8">
        <w:rPr>
          <w:rFonts w:ascii="Comfortaa" w:hAnsi="Comfortaa"/>
          <w:sz w:val="16"/>
          <w:szCs w:val="16"/>
          <w:lang w:val="el-GR"/>
        </w:rPr>
        <w:t xml:space="preserve"> Το σύστημα στέλνει αυτόματη ειδοποίηση μόνο στους </w:t>
      </w:r>
      <w:r w:rsidRPr="003B2CF8">
        <w:rPr>
          <w:rFonts w:ascii="Comfortaa" w:hAnsi="Comfortaa"/>
          <w:sz w:val="16"/>
          <w:szCs w:val="16"/>
        </w:rPr>
        <w:t>users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επηρεάζονται από τις τροποποιήσεις στο πρόγραμμα.</w:t>
      </w:r>
    </w:p>
    <w:p w14:paraId="31CEEFFD" w14:textId="77777777" w:rsidR="009F337F" w:rsidRPr="00F066A4" w:rsidRDefault="009F337F" w:rsidP="009F337F">
      <w:pPr>
        <w:rPr>
          <w:rFonts w:ascii="Comfortaa" w:hAnsi="Comfortaa"/>
          <w:color w:val="E53535"/>
          <w:lang w:val="el-GR"/>
        </w:rPr>
      </w:pPr>
    </w:p>
    <w:p w14:paraId="6AD9934D" w14:textId="6A8D1350" w:rsidR="009F337F" w:rsidRPr="00F066A4" w:rsidRDefault="009F337F" w:rsidP="009F337F">
      <w:pPr>
        <w:keepNext/>
        <w:keepLines/>
        <w:spacing w:before="160" w:after="80"/>
        <w:outlineLvl w:val="2"/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</w:pPr>
      <w:bookmarkStart w:id="57" w:name="_Toc167894777"/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 xml:space="preserve">Εναλλακτική ροή </w:t>
      </w:r>
      <w:r w:rsidR="00B258AF"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>2</w:t>
      </w:r>
      <w:r w:rsidRPr="00F066A4">
        <w:rPr>
          <w:rFonts w:ascii="Comfortaa" w:eastAsiaTheme="majorEastAsia" w:hAnsi="Comfortaa" w:cstheme="majorBidi"/>
          <w:color w:val="E53535"/>
          <w:sz w:val="20"/>
          <w:szCs w:val="20"/>
          <w:lang w:val="el-GR"/>
        </w:rPr>
        <w:t xml:space="preserve"> (Τροποποίηση ήδη υπάρχοντος ημερολογιακού προγράμματος)</w:t>
      </w:r>
      <w:bookmarkEnd w:id="57"/>
    </w:p>
    <w:p w14:paraId="3EDBFAD6" w14:textId="745F3863" w:rsidR="00F35425" w:rsidRPr="00F35425" w:rsidRDefault="009F337F" w:rsidP="00F35425">
      <w:pPr>
        <w:rPr>
          <w:rFonts w:ascii="Comfortaa" w:hAnsi="Comfortaa"/>
          <w:color w:val="FF0000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1.α.1.</w:t>
      </w:r>
      <w:r w:rsidR="006C72E5">
        <w:rPr>
          <w:rFonts w:ascii="Comfortaa" w:hAnsi="Comfortaa"/>
          <w:sz w:val="16"/>
          <w:szCs w:val="16"/>
          <w:lang w:val="el-GR"/>
        </w:rPr>
        <w:t>2</w:t>
      </w:r>
      <w:r w:rsidR="00F35425">
        <w:rPr>
          <w:rFonts w:ascii="Comfortaa" w:hAnsi="Comfortaa"/>
          <w:sz w:val="16"/>
          <w:szCs w:val="16"/>
          <w:lang w:val="el-GR"/>
        </w:rPr>
        <w:t xml:space="preserve"> 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>Το σύστημα ανοίγει παράθυρο με το ημερολόγιο</w:t>
      </w:r>
      <w:r w:rsidR="00F35425">
        <w:rPr>
          <w:rFonts w:ascii="Comfortaa" w:hAnsi="Comfortaa"/>
          <w:color w:val="FF0000"/>
          <w:sz w:val="16"/>
          <w:szCs w:val="16"/>
          <w:lang w:val="el-GR"/>
        </w:rPr>
        <w:t>.</w:t>
      </w:r>
      <w:r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Ο </w:t>
      </w:r>
      <w:r w:rsidR="00F35425" w:rsidRPr="00F35425">
        <w:rPr>
          <w:rFonts w:ascii="Comfortaa" w:hAnsi="Comfortaa"/>
          <w:color w:val="FF0000"/>
          <w:sz w:val="16"/>
          <w:szCs w:val="16"/>
        </w:rPr>
        <w:t>owner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 έχει την επιλογή να συμπληρώσει </w:t>
      </w:r>
      <w:r w:rsidR="00F35425" w:rsidRPr="00F35425">
        <w:rPr>
          <w:rFonts w:ascii="Comfortaa" w:hAnsi="Comfortaa"/>
          <w:color w:val="FF0000"/>
          <w:sz w:val="16"/>
          <w:szCs w:val="16"/>
        </w:rPr>
        <w:t>checkbox</w:t>
      </w:r>
      <w:r w:rsidR="00F35425" w:rsidRPr="00F35425">
        <w:rPr>
          <w:rFonts w:ascii="Comfortaa" w:hAnsi="Comfortaa"/>
          <w:color w:val="FF0000"/>
          <w:sz w:val="16"/>
          <w:szCs w:val="16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4790A2A7" w14:textId="682363EF" w:rsidR="009F337F" w:rsidRPr="006C72E5" w:rsidRDefault="009F337F" w:rsidP="009F337F">
      <w:pPr>
        <w:rPr>
          <w:rFonts w:ascii="Comfortaa" w:hAnsi="Comfortaa"/>
          <w:color w:val="FF0000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1.α.1.</w:t>
      </w:r>
      <w:r w:rsidR="006C72E5" w:rsidRPr="006C72E5">
        <w:rPr>
          <w:rFonts w:ascii="Comfortaa" w:hAnsi="Comfortaa"/>
          <w:color w:val="FF0000"/>
          <w:sz w:val="16"/>
          <w:szCs w:val="16"/>
          <w:lang w:val="el-GR"/>
        </w:rPr>
        <w:t>3</w:t>
      </w:r>
      <w:r w:rsidRPr="006C72E5">
        <w:rPr>
          <w:rFonts w:ascii="Comfortaa" w:hAnsi="Comfortaa"/>
          <w:color w:val="FF0000"/>
          <w:sz w:val="16"/>
          <w:szCs w:val="16"/>
          <w:lang w:val="el-GR"/>
        </w:rPr>
        <w:t xml:space="preserve"> Ο </w:t>
      </w:r>
      <w:r w:rsidRPr="006C72E5">
        <w:rPr>
          <w:rFonts w:ascii="Comfortaa" w:hAnsi="Comfortaa"/>
          <w:color w:val="FF0000"/>
          <w:sz w:val="16"/>
          <w:szCs w:val="16"/>
        </w:rPr>
        <w:t>owner</w:t>
      </w:r>
      <w:r w:rsidRPr="006C72E5">
        <w:rPr>
          <w:rFonts w:ascii="Comfortaa" w:hAnsi="Comfortaa"/>
          <w:color w:val="FF0000"/>
          <w:sz w:val="16"/>
          <w:szCs w:val="16"/>
          <w:lang w:val="el-GR"/>
        </w:rPr>
        <w:t xml:space="preserve"> </w:t>
      </w:r>
      <w:r w:rsidR="006C72E5" w:rsidRPr="006C72E5">
        <w:rPr>
          <w:rFonts w:ascii="Comfortaa" w:hAnsi="Comfortaa"/>
          <w:color w:val="FF0000"/>
          <w:sz w:val="16"/>
          <w:szCs w:val="16"/>
          <w:lang w:val="el-GR"/>
        </w:rPr>
        <w:t>επιλεγεί «Μόνιμο πρόγραμμα».</w:t>
      </w:r>
    </w:p>
    <w:p w14:paraId="12BCC407" w14:textId="19BA5B25" w:rsidR="009F337F" w:rsidRDefault="009F337F" w:rsidP="009F337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1.α.1.</w:t>
      </w:r>
      <w:r w:rsidR="006C72E5" w:rsidRPr="006C72E5">
        <w:rPr>
          <w:rFonts w:ascii="Comfortaa" w:hAnsi="Comfortaa"/>
          <w:color w:val="FF0000"/>
          <w:sz w:val="16"/>
          <w:szCs w:val="16"/>
          <w:lang w:val="el-GR"/>
        </w:rPr>
        <w:t>4</w:t>
      </w:r>
      <w:r w:rsidRPr="003B2CF8">
        <w:rPr>
          <w:rFonts w:ascii="Comfortaa" w:hAnsi="Comfortaa"/>
          <w:sz w:val="16"/>
          <w:szCs w:val="16"/>
          <w:vertAlign w:val="superscript"/>
          <w:lang w:val="el-GR"/>
        </w:rPr>
        <w:t xml:space="preserve"> </w:t>
      </w:r>
      <w:r w:rsidRPr="003B2CF8">
        <w:rPr>
          <w:rFonts w:ascii="Comfortaa" w:hAnsi="Comfortaa"/>
          <w:sz w:val="16"/>
          <w:szCs w:val="16"/>
          <w:lang w:val="el-GR"/>
        </w:rPr>
        <w:t xml:space="preserve">Ο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0C093170" w14:textId="461ABC9A" w:rsidR="00951A45" w:rsidRPr="002D2573" w:rsidRDefault="00951A45" w:rsidP="009F337F">
      <w:pPr>
        <w:rPr>
          <w:rFonts w:ascii="Comfortaa" w:hAnsi="Comfortaa"/>
          <w:color w:val="FF0000"/>
          <w:sz w:val="16"/>
          <w:szCs w:val="16"/>
          <w:lang w:val="el-GR"/>
        </w:rPr>
      </w:pPr>
      <w:r>
        <w:rPr>
          <w:rFonts w:ascii="Comfortaa" w:hAnsi="Comfortaa"/>
          <w:sz w:val="16"/>
          <w:szCs w:val="16"/>
          <w:lang w:val="el-GR"/>
        </w:rPr>
        <w:t>1.α.1.</w:t>
      </w:r>
      <w:r w:rsidRPr="002D2573">
        <w:rPr>
          <w:rFonts w:ascii="Comfortaa" w:hAnsi="Comfortaa"/>
          <w:color w:val="FF0000"/>
          <w:sz w:val="16"/>
          <w:szCs w:val="16"/>
          <w:lang w:val="el-GR"/>
        </w:rPr>
        <w:t>5</w:t>
      </w:r>
      <w:r w:rsidR="002D2573">
        <w:rPr>
          <w:rFonts w:ascii="Comfortaa" w:hAnsi="Comfortaa"/>
          <w:sz w:val="16"/>
          <w:szCs w:val="16"/>
          <w:lang w:val="el-GR"/>
        </w:rPr>
        <w:t xml:space="preserve"> 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 xml:space="preserve">Το σύστημα ελέγχει αν πατήθηκε το </w:t>
      </w:r>
      <w:r w:rsidR="002D2573" w:rsidRPr="002D2573">
        <w:rPr>
          <w:rFonts w:ascii="Comfortaa" w:hAnsi="Comfortaa"/>
          <w:color w:val="FF0000"/>
          <w:sz w:val="16"/>
          <w:szCs w:val="16"/>
        </w:rPr>
        <w:t>checkbox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 xml:space="preserve">. Όταν συμπληρωθεί αποκλείει αυτόματα τις ημέρες και στέλνει στους </w:t>
      </w:r>
      <w:r w:rsidR="002D2573" w:rsidRPr="002D2573">
        <w:rPr>
          <w:rFonts w:ascii="Comfortaa" w:hAnsi="Comfortaa"/>
          <w:color w:val="FF0000"/>
          <w:sz w:val="16"/>
          <w:szCs w:val="16"/>
        </w:rPr>
        <w:t>client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 xml:space="preserve"> ειδοποίηση, διαφορετικά ειδοποιεί κατευθείαν τους </w:t>
      </w:r>
      <w:r w:rsidR="002D2573" w:rsidRPr="002D2573">
        <w:rPr>
          <w:rFonts w:ascii="Comfortaa" w:hAnsi="Comfortaa"/>
          <w:color w:val="FF0000"/>
          <w:sz w:val="16"/>
          <w:szCs w:val="16"/>
        </w:rPr>
        <w:t>client</w:t>
      </w:r>
      <w:r w:rsidR="002D2573" w:rsidRPr="002D2573">
        <w:rPr>
          <w:rFonts w:ascii="Comfortaa" w:hAnsi="Comfortaa"/>
          <w:color w:val="FF0000"/>
          <w:sz w:val="16"/>
          <w:szCs w:val="16"/>
          <w:lang w:val="el-GR"/>
        </w:rPr>
        <w:t>.</w:t>
      </w:r>
    </w:p>
    <w:p w14:paraId="754070BD" w14:textId="77777777" w:rsidR="00282556" w:rsidRPr="003B2CF8" w:rsidRDefault="00282556" w:rsidP="00282556">
      <w:pPr>
        <w:rPr>
          <w:rFonts w:ascii="Comfortaa" w:hAnsi="Comfortaa"/>
          <w:lang w:val="el-GR"/>
        </w:rPr>
      </w:pPr>
      <w:r w:rsidRPr="003B2CF8">
        <w:rPr>
          <w:rFonts w:ascii="Comfortaa" w:hAnsi="Comfortaa"/>
          <w:lang w:val="el-GR"/>
        </w:rPr>
        <w:br w:type="page"/>
      </w:r>
    </w:p>
    <w:p w14:paraId="443207E2" w14:textId="77777777" w:rsidR="00282556" w:rsidRPr="003B2CF8" w:rsidRDefault="00282556" w:rsidP="00282556">
      <w:pPr>
        <w:pStyle w:val="Heading1"/>
        <w:rPr>
          <w:rFonts w:ascii="Comfortaa" w:hAnsi="Comfortaa"/>
        </w:rPr>
      </w:pPr>
      <w:bookmarkStart w:id="58" w:name="_Toc167894778"/>
      <w:r w:rsidRPr="003B2CF8">
        <w:rPr>
          <w:rFonts w:ascii="Comfortaa" w:hAnsi="Comfortaa"/>
          <w:lang w:val="el-GR"/>
        </w:rPr>
        <w:lastRenderedPageBreak/>
        <w:t>Γενικά</w:t>
      </w:r>
      <w:bookmarkEnd w:id="58"/>
    </w:p>
    <w:p w14:paraId="4E654171" w14:textId="6BD3C5DC" w:rsidR="00282556" w:rsidRPr="00D73AA0" w:rsidRDefault="00282556" w:rsidP="00282556">
      <w:pPr>
        <w:pStyle w:val="Heading2"/>
        <w:rPr>
          <w:rFonts w:ascii="Comfortaa" w:hAnsi="Comfortaa"/>
          <w:color w:val="E53535"/>
        </w:rPr>
      </w:pPr>
      <w:bookmarkStart w:id="59" w:name="_Toc167894779"/>
      <w:r w:rsidRPr="00D73AA0">
        <w:rPr>
          <w:rFonts w:ascii="Comfortaa" w:hAnsi="Comfortaa"/>
          <w:color w:val="E53535"/>
        </w:rPr>
        <w:t>Log in</w:t>
      </w:r>
      <w:r w:rsidR="0021141E" w:rsidRPr="00D73AA0">
        <w:rPr>
          <w:rFonts w:ascii="Comfortaa" w:hAnsi="Comfortaa"/>
          <w:color w:val="E53535"/>
        </w:rPr>
        <w:t xml:space="preserve"> (</w:t>
      </w:r>
      <w:r w:rsidR="0021141E" w:rsidRPr="00D73AA0">
        <w:rPr>
          <w:rFonts w:ascii="Comfortaa" w:hAnsi="Comfortaa"/>
          <w:color w:val="E53535"/>
          <w:lang w:val="el-GR"/>
        </w:rPr>
        <w:t>Για</w:t>
      </w:r>
      <w:r w:rsidR="0021141E" w:rsidRPr="00D73AA0">
        <w:rPr>
          <w:rFonts w:ascii="Comfortaa" w:hAnsi="Comfortaa"/>
          <w:color w:val="E53535"/>
        </w:rPr>
        <w:t xml:space="preserve"> client ,trainer &amp; owner)</w:t>
      </w:r>
      <w:bookmarkEnd w:id="59"/>
    </w:p>
    <w:p w14:paraId="1D8C6BD0" w14:textId="1769763C" w:rsidR="00282556" w:rsidRPr="003B2CF8" w:rsidRDefault="00282556" w:rsidP="00282556">
      <w:pPr>
        <w:pStyle w:val="Heading3"/>
        <w:rPr>
          <w:rFonts w:ascii="Comfortaa" w:hAnsi="Comfortaa"/>
          <w:lang w:val="el-GR"/>
        </w:rPr>
      </w:pPr>
      <w:bookmarkStart w:id="60" w:name="_Toc167894780"/>
      <w:r w:rsidRPr="003B2CF8">
        <w:rPr>
          <w:rFonts w:ascii="Comfortaa" w:hAnsi="Comfortaa"/>
          <w:lang w:val="el-GR"/>
        </w:rPr>
        <w:t>Βασική ροή (</w:t>
      </w:r>
      <w:proofErr w:type="spellStart"/>
      <w:r w:rsidR="1DE425C4" w:rsidRPr="003B2CF8">
        <w:rPr>
          <w:rFonts w:ascii="Comfortaa" w:hAnsi="Comfortaa"/>
          <w:lang w:val="el-GR"/>
        </w:rPr>
        <w:t>Log</w:t>
      </w:r>
      <w:proofErr w:type="spellEnd"/>
      <w:r w:rsidR="1DE425C4" w:rsidRPr="003B2CF8">
        <w:rPr>
          <w:rFonts w:ascii="Comfortaa" w:hAnsi="Comfortaa"/>
          <w:lang w:val="el-GR"/>
        </w:rPr>
        <w:t xml:space="preserve"> in</w:t>
      </w:r>
      <w:r w:rsidRPr="003B2CF8">
        <w:rPr>
          <w:rFonts w:ascii="Comfortaa" w:hAnsi="Comfortaa"/>
          <w:lang w:val="el-GR"/>
        </w:rPr>
        <w:t>)</w:t>
      </w:r>
      <w:bookmarkEnd w:id="60"/>
    </w:p>
    <w:p w14:paraId="24835ADC" w14:textId="7CFD4B54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ανοίγει την εφαρμογή </w:t>
      </w:r>
      <w:proofErr w:type="spellStart"/>
      <w:r w:rsidRPr="003B2CF8">
        <w:rPr>
          <w:rFonts w:ascii="Comfortaa" w:hAnsi="Comfortaa"/>
          <w:sz w:val="16"/>
          <w:szCs w:val="16"/>
        </w:rPr>
        <w:t>MuscleMapp</w:t>
      </w:r>
      <w:proofErr w:type="spellEnd"/>
      <w:r w:rsidRPr="003B2CF8">
        <w:rPr>
          <w:rFonts w:ascii="Comfortaa" w:hAnsi="Comfortaa"/>
          <w:sz w:val="16"/>
          <w:szCs w:val="16"/>
          <w:lang w:val="el-GR"/>
        </w:rPr>
        <w:t xml:space="preserve"> στη συσκευή του.</w:t>
      </w:r>
    </w:p>
    <w:p w14:paraId="5E4173E0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2. Το σύστημα εμφανίζει την αρχική οθόνη με τις επιλογές εισόδου: «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>», «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>», «</w:t>
      </w:r>
      <w:r w:rsidRPr="003B2CF8">
        <w:rPr>
          <w:rFonts w:ascii="Comfortaa" w:hAnsi="Comfortaa"/>
          <w:sz w:val="16"/>
          <w:szCs w:val="16"/>
        </w:rPr>
        <w:t>Trainer</w:t>
      </w:r>
      <w:r w:rsidRPr="003B2CF8">
        <w:rPr>
          <w:rFonts w:ascii="Comfortaa" w:hAnsi="Comfortaa"/>
          <w:sz w:val="16"/>
          <w:szCs w:val="16"/>
          <w:lang w:val="el-GR"/>
        </w:rPr>
        <w:t>».</w:t>
      </w:r>
    </w:p>
    <w:p w14:paraId="10073CEF" w14:textId="215FAD69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="00407B2F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επιλέγει την κατηγορία χρήστη με την οποία επιθυμεί να συνδεθεί.</w:t>
      </w:r>
    </w:p>
    <w:p w14:paraId="00B9472A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5EEBBB6C" w14:textId="0AEB784B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Ο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συμπληρώνει τα απαιτούμενα στοιχεία και επιλέγει «</w:t>
      </w:r>
      <w:r w:rsidR="00407B2F" w:rsidRPr="003B2CF8">
        <w:rPr>
          <w:rFonts w:ascii="Comfortaa" w:hAnsi="Comfortaa"/>
          <w:sz w:val="16"/>
          <w:szCs w:val="16"/>
        </w:rPr>
        <w:t>Sign</w:t>
      </w:r>
      <w:r w:rsidR="00407B2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07B2F" w:rsidRPr="003B2CF8">
        <w:rPr>
          <w:rFonts w:ascii="Comfortaa" w:hAnsi="Comfortaa"/>
          <w:sz w:val="16"/>
          <w:szCs w:val="16"/>
        </w:rPr>
        <w:t>in</w:t>
      </w:r>
      <w:r w:rsidRPr="003B2CF8">
        <w:rPr>
          <w:rFonts w:ascii="Comfortaa" w:hAnsi="Comfortaa"/>
          <w:sz w:val="16"/>
          <w:szCs w:val="16"/>
          <w:lang w:val="el-GR"/>
        </w:rPr>
        <w:t>».</w:t>
      </w:r>
    </w:p>
    <w:p w14:paraId="1481FBAD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2F10C349" w14:textId="77777777" w:rsidR="00282556" w:rsidRPr="003B2CF8" w:rsidRDefault="00282556" w:rsidP="00282556">
      <w:pPr>
        <w:rPr>
          <w:rFonts w:ascii="Comfortaa" w:hAnsi="Comfortaa"/>
          <w:sz w:val="16"/>
          <w:szCs w:val="16"/>
          <w:lang w:val="el-GR"/>
        </w:rPr>
      </w:pPr>
    </w:p>
    <w:p w14:paraId="31208E41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134AD8E1" w14:textId="6E831809" w:rsidR="009741FF" w:rsidRPr="00D73AA0" w:rsidRDefault="00282556" w:rsidP="00C6202A">
      <w:pPr>
        <w:pStyle w:val="Heading3"/>
        <w:rPr>
          <w:rFonts w:ascii="Comfortaa" w:hAnsi="Comfortaa"/>
          <w:color w:val="E53535"/>
          <w:lang w:val="el-GR"/>
        </w:rPr>
      </w:pPr>
      <w:bookmarkStart w:id="61" w:name="_Toc167894781"/>
      <w:r w:rsidRPr="00D73AA0">
        <w:rPr>
          <w:rFonts w:ascii="Comfortaa" w:hAnsi="Comfortaa"/>
          <w:color w:val="E53535"/>
          <w:lang w:val="el-GR"/>
        </w:rPr>
        <w:t xml:space="preserve">Εναλλακτική ροή </w:t>
      </w:r>
      <w:r w:rsidR="009741FF" w:rsidRPr="00D73AA0">
        <w:rPr>
          <w:rFonts w:ascii="Comfortaa" w:hAnsi="Comfortaa"/>
          <w:color w:val="E53535"/>
          <w:lang w:val="el-GR"/>
        </w:rPr>
        <w:t>1</w:t>
      </w:r>
      <w:r w:rsidRPr="00D73AA0">
        <w:rPr>
          <w:rFonts w:ascii="Comfortaa" w:hAnsi="Comfortaa"/>
          <w:color w:val="E53535"/>
          <w:lang w:val="el-GR"/>
        </w:rPr>
        <w:t>(</w:t>
      </w:r>
      <w:r w:rsidR="00172AFC" w:rsidRPr="00D73AA0">
        <w:rPr>
          <w:rFonts w:ascii="Comfortaa" w:hAnsi="Comfortaa"/>
          <w:color w:val="E53535"/>
          <w:lang w:val="el-GR"/>
        </w:rPr>
        <w:t>Λάθος στοιχεία εισόδου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1"/>
    </w:p>
    <w:p w14:paraId="1578E4FE" w14:textId="48F50D7A" w:rsidR="009741FF" w:rsidRPr="003B2CF8" w:rsidRDefault="00AF2A47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</w:t>
      </w:r>
      <w:r w:rsidR="77E060C9" w:rsidRPr="003B2CF8">
        <w:rPr>
          <w:rFonts w:ascii="Comfortaa" w:hAnsi="Comfortaa"/>
          <w:sz w:val="16"/>
          <w:szCs w:val="16"/>
          <w:lang w:val="el-GR"/>
        </w:rPr>
        <w:t>.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α.1 </w:t>
      </w:r>
      <w:r w:rsidRPr="003B2CF8">
        <w:rPr>
          <w:rFonts w:ascii="Comfortaa" w:hAnsi="Comfortaa"/>
          <w:sz w:val="16"/>
          <w:szCs w:val="16"/>
          <w:lang w:val="el-GR"/>
        </w:rPr>
        <w:t>Τ</w:t>
      </w:r>
      <w:r w:rsidR="009741FF" w:rsidRPr="003B2CF8">
        <w:rPr>
          <w:rFonts w:ascii="Comfortaa" w:hAnsi="Comfortaa"/>
          <w:sz w:val="16"/>
          <w:szCs w:val="16"/>
          <w:lang w:val="el-GR"/>
        </w:rPr>
        <w:t>ο σύστημα διαπιστώνει ότι τα στοιχεία εισόδου είναι λάθος.</w:t>
      </w:r>
    </w:p>
    <w:p w14:paraId="056FCA51" w14:textId="59441F7A" w:rsidR="009741FF" w:rsidRPr="003B2CF8" w:rsidRDefault="00F645D6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.α.2 Το σύστημα εμφανίζει μήνυμα λάθους και παραμένει στη φόρμα εισόδου, προτρέποντας τον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να εισάγει ξανά τα στοιχεία.</w:t>
      </w:r>
    </w:p>
    <w:p w14:paraId="3D7AF60B" w14:textId="0E133385" w:rsidR="009741FF" w:rsidRPr="003B2CF8" w:rsidRDefault="00F645D6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6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.α.3 Ο </w:t>
      </w:r>
      <w:r w:rsidR="00CF1100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επαναλαμβάνει τη διαδικασία εισόδου.</w:t>
      </w:r>
    </w:p>
    <w:p w14:paraId="64D37C31" w14:textId="77777777" w:rsidR="009741FF" w:rsidRPr="003B2CF8" w:rsidRDefault="009741FF" w:rsidP="009741FF">
      <w:pPr>
        <w:rPr>
          <w:rFonts w:ascii="Comfortaa" w:hAnsi="Comfortaa"/>
          <w:sz w:val="16"/>
          <w:szCs w:val="16"/>
          <w:lang w:val="el-GR"/>
        </w:rPr>
      </w:pPr>
    </w:p>
    <w:p w14:paraId="782AC84A" w14:textId="4ECEEC95" w:rsidR="009741FF" w:rsidRPr="00D73AA0" w:rsidRDefault="009741FF" w:rsidP="00C6202A">
      <w:pPr>
        <w:pStyle w:val="Heading3"/>
        <w:rPr>
          <w:rFonts w:ascii="Comfortaa" w:hAnsi="Comfortaa"/>
          <w:color w:val="E53535"/>
          <w:lang w:val="el-GR"/>
        </w:rPr>
      </w:pPr>
      <w:bookmarkStart w:id="62" w:name="_Toc167894782"/>
      <w:r w:rsidRPr="00D73AA0">
        <w:rPr>
          <w:rFonts w:ascii="Comfortaa" w:hAnsi="Comfortaa"/>
          <w:color w:val="E53535"/>
          <w:lang w:val="el-GR"/>
        </w:rPr>
        <w:t>Εναλλακτική ροή 2 (</w:t>
      </w:r>
      <w:r w:rsidR="00AA1AC5" w:rsidRPr="00D73AA0">
        <w:rPr>
          <w:rFonts w:ascii="Comfortaa" w:hAnsi="Comfortaa"/>
          <w:color w:val="E53535"/>
          <w:lang w:val="el-GR"/>
        </w:rPr>
        <w:t>Ξεχάστηκε ο κωδικός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2"/>
    </w:p>
    <w:p w14:paraId="1C52C96D" w14:textId="674042DE" w:rsidR="009741FF" w:rsidRPr="003B2CF8" w:rsidRDefault="72465D06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FE38623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.1 </w:t>
      </w:r>
      <w:r w:rsidR="523240B5" w:rsidRPr="003B2CF8">
        <w:rPr>
          <w:rFonts w:ascii="Comfortaa" w:hAnsi="Comfortaa"/>
          <w:sz w:val="16"/>
          <w:szCs w:val="16"/>
          <w:lang w:val="el-GR"/>
        </w:rPr>
        <w:t>Ο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διαπιστώνει ότι έχει ξεχάσει τον κωδικό του.</w:t>
      </w:r>
    </w:p>
    <w:p w14:paraId="2F062EE5" w14:textId="0D348E00" w:rsidR="009741FF" w:rsidRPr="003B2CF8" w:rsidRDefault="080B2402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FE38623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>.2 Το σύστημα παρέχει την επιλογή «Ξέχασα τον κωδικό μου».</w:t>
      </w:r>
    </w:p>
    <w:p w14:paraId="1B41C7EF" w14:textId="670A4C67" w:rsidR="009741FF" w:rsidRPr="003B2CF8" w:rsidRDefault="51E8523E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5F3AE59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.3 Ο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="009741FF" w:rsidRPr="003B2CF8">
        <w:rPr>
          <w:rFonts w:ascii="Comfortaa" w:hAnsi="Comfortaa"/>
          <w:sz w:val="16"/>
          <w:szCs w:val="16"/>
        </w:rPr>
        <w:t>email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του.</w:t>
      </w:r>
    </w:p>
    <w:p w14:paraId="459FCCE7" w14:textId="4031F07E" w:rsidR="009741FF" w:rsidRPr="003B2CF8" w:rsidRDefault="6957CB89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75F3AE59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.4 Ο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εισάγει το </w:t>
      </w:r>
      <w:r w:rsidR="009741FF" w:rsidRPr="003B2CF8">
        <w:rPr>
          <w:rFonts w:ascii="Comfortaa" w:hAnsi="Comfortaa"/>
          <w:sz w:val="16"/>
          <w:szCs w:val="16"/>
        </w:rPr>
        <w:t>email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του και επιλέγει «Αποστολή».</w:t>
      </w:r>
    </w:p>
    <w:p w14:paraId="1E8492C9" w14:textId="2964C29D" w:rsidR="009741FF" w:rsidRPr="003B2CF8" w:rsidRDefault="16BE2BAE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2B8B1011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.5 Το σύστημα αποστέλλει οδηγίες επαναφοράς κωδικού στο </w:t>
      </w:r>
      <w:r w:rsidR="009741FF" w:rsidRPr="003B2CF8">
        <w:rPr>
          <w:rFonts w:ascii="Comfortaa" w:hAnsi="Comfortaa"/>
          <w:sz w:val="16"/>
          <w:szCs w:val="16"/>
        </w:rPr>
        <w:t>email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του χρήστη.</w:t>
      </w:r>
    </w:p>
    <w:p w14:paraId="5EFFECD4" w14:textId="0271802D" w:rsidR="009741FF" w:rsidRPr="003B2CF8" w:rsidRDefault="16BE2BAE" w:rsidP="009741FF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5</w:t>
      </w:r>
      <w:r w:rsidR="009741FF" w:rsidRPr="003B2CF8">
        <w:rPr>
          <w:rFonts w:ascii="Comfortaa" w:hAnsi="Comfortaa"/>
          <w:sz w:val="16"/>
          <w:szCs w:val="16"/>
          <w:lang w:val="el-GR"/>
        </w:rPr>
        <w:t>.</w:t>
      </w:r>
      <w:r w:rsidR="2B8B1011" w:rsidRPr="003B2CF8">
        <w:rPr>
          <w:rFonts w:ascii="Comfortaa" w:hAnsi="Comfortaa"/>
          <w:sz w:val="16"/>
          <w:szCs w:val="16"/>
          <w:lang w:val="el-GR"/>
        </w:rPr>
        <w:t>α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.6 Ο </w:t>
      </w:r>
      <w:r w:rsidR="004E27F8" w:rsidRPr="003B2CF8">
        <w:rPr>
          <w:rFonts w:ascii="Comfortaa" w:hAnsi="Comfortaa"/>
          <w:sz w:val="16"/>
          <w:szCs w:val="16"/>
        </w:rPr>
        <w:t>user</w:t>
      </w:r>
      <w:r w:rsidR="009741FF" w:rsidRPr="003B2CF8">
        <w:rPr>
          <w:rFonts w:ascii="Comfortaa" w:hAnsi="Comfortaa"/>
          <w:sz w:val="16"/>
          <w:szCs w:val="16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1E1E3240" w14:textId="77777777" w:rsidR="00256179" w:rsidRPr="003B2CF8" w:rsidRDefault="00256179" w:rsidP="00282556">
      <w:pPr>
        <w:rPr>
          <w:rFonts w:ascii="Comfortaa" w:hAnsi="Comfortaa"/>
          <w:lang w:val="el-GR"/>
        </w:rPr>
      </w:pPr>
    </w:p>
    <w:p w14:paraId="011D91C3" w14:textId="77777777" w:rsidR="00256179" w:rsidRPr="003B2CF8" w:rsidRDefault="00256179" w:rsidP="00282556">
      <w:pPr>
        <w:rPr>
          <w:rFonts w:ascii="Comfortaa" w:hAnsi="Comfortaa"/>
          <w:lang w:val="el-GR"/>
        </w:rPr>
      </w:pPr>
    </w:p>
    <w:p w14:paraId="3C2D87B7" w14:textId="6632F6E5" w:rsidR="00282556" w:rsidRPr="00D73AA0" w:rsidRDefault="00532EB1" w:rsidP="00282556">
      <w:pPr>
        <w:pStyle w:val="Heading2"/>
        <w:rPr>
          <w:rFonts w:ascii="Comfortaa" w:hAnsi="Comfortaa"/>
          <w:color w:val="E53535"/>
        </w:rPr>
      </w:pPr>
      <w:bookmarkStart w:id="63" w:name="_Toc167894783"/>
      <w:r w:rsidRPr="00D73AA0">
        <w:rPr>
          <w:rFonts w:ascii="Comfortaa" w:hAnsi="Comfortaa"/>
          <w:color w:val="E53535"/>
          <w:lang w:val="el-GR"/>
        </w:rPr>
        <w:t>Αποστολή</w:t>
      </w:r>
      <w:r w:rsidR="00282556" w:rsidRPr="00D73AA0">
        <w:rPr>
          <w:rFonts w:ascii="Comfortaa" w:hAnsi="Comfortaa"/>
          <w:color w:val="E53535"/>
        </w:rPr>
        <w:t xml:space="preserve"> Feedback</w:t>
      </w:r>
      <w:r w:rsidR="0021141E" w:rsidRPr="00D73AA0">
        <w:rPr>
          <w:rFonts w:ascii="Comfortaa" w:hAnsi="Comfortaa"/>
          <w:color w:val="E53535"/>
        </w:rPr>
        <w:t>(</w:t>
      </w:r>
      <w:r w:rsidR="0021141E" w:rsidRPr="00D73AA0">
        <w:rPr>
          <w:rFonts w:ascii="Comfortaa" w:hAnsi="Comfortaa"/>
          <w:color w:val="E53535"/>
          <w:lang w:val="el-GR"/>
        </w:rPr>
        <w:t>Για</w:t>
      </w:r>
      <w:r w:rsidR="0021141E" w:rsidRPr="00D73AA0">
        <w:rPr>
          <w:rFonts w:ascii="Comfortaa" w:hAnsi="Comfortaa"/>
          <w:color w:val="E53535"/>
        </w:rPr>
        <w:t xml:space="preserve"> client ,trainer &amp; owner)</w:t>
      </w:r>
      <w:bookmarkEnd w:id="63"/>
    </w:p>
    <w:p w14:paraId="72F99F3E" w14:textId="77777777" w:rsidR="00D168D2" w:rsidRPr="00D73AA0" w:rsidRDefault="00D168D2" w:rsidP="00D168D2">
      <w:pPr>
        <w:rPr>
          <w:rFonts w:ascii="Comfortaa" w:hAnsi="Comfortaa"/>
          <w:color w:val="E53535"/>
        </w:rPr>
      </w:pPr>
    </w:p>
    <w:p w14:paraId="25E4770F" w14:textId="7A9AC370" w:rsidR="00F853C6" w:rsidRPr="00D73AA0" w:rsidRDefault="00282556" w:rsidP="00D168D2">
      <w:pPr>
        <w:pStyle w:val="Heading3"/>
        <w:rPr>
          <w:rFonts w:ascii="Comfortaa" w:hAnsi="Comfortaa"/>
          <w:color w:val="E53535"/>
          <w:lang w:val="el-GR"/>
        </w:rPr>
      </w:pPr>
      <w:bookmarkStart w:id="64" w:name="_Toc167894784"/>
      <w:r w:rsidRPr="00D73AA0">
        <w:rPr>
          <w:rFonts w:ascii="Comfortaa" w:hAnsi="Comfortaa"/>
          <w:color w:val="E53535"/>
          <w:lang w:val="el-GR"/>
        </w:rPr>
        <w:t>Βασική ροή (</w:t>
      </w:r>
      <w:r w:rsidR="003B4F5B" w:rsidRPr="00D73AA0">
        <w:rPr>
          <w:rFonts w:ascii="Comfortaa" w:hAnsi="Comfortaa"/>
          <w:color w:val="E53535"/>
          <w:lang w:val="el-GR"/>
        </w:rPr>
        <w:t>Αποστολή μηνύματος</w:t>
      </w:r>
      <w:r w:rsidR="00BA62D1" w:rsidRPr="00D73AA0">
        <w:rPr>
          <w:rFonts w:ascii="Comfortaa" w:hAnsi="Comfortaa"/>
          <w:color w:val="E53535"/>
          <w:lang w:val="el-GR"/>
        </w:rPr>
        <w:t xml:space="preserve"> </w:t>
      </w:r>
      <w:r w:rsidR="00BA62D1" w:rsidRPr="00D73AA0">
        <w:rPr>
          <w:rFonts w:ascii="Comfortaa" w:hAnsi="Comfortaa"/>
          <w:color w:val="E53535"/>
        </w:rPr>
        <w:t>Feedback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4"/>
    </w:p>
    <w:p w14:paraId="7FB7C19A" w14:textId="75C257EF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1. Ο </w:t>
      </w:r>
      <w:r w:rsidR="009D489C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(</w:t>
      </w:r>
      <w:r w:rsidRPr="003B2CF8">
        <w:rPr>
          <w:rFonts w:ascii="Comfortaa" w:hAnsi="Comfortaa"/>
          <w:sz w:val="16"/>
          <w:szCs w:val="16"/>
        </w:rPr>
        <w:t>client</w:t>
      </w:r>
      <w:r w:rsidRPr="003B2CF8">
        <w:rPr>
          <w:rFonts w:ascii="Comfortaa" w:hAnsi="Comfortaa"/>
          <w:sz w:val="16"/>
          <w:szCs w:val="16"/>
          <w:lang w:val="el-GR"/>
        </w:rPr>
        <w:t xml:space="preserve">, </w:t>
      </w:r>
      <w:r w:rsidRPr="003B2CF8">
        <w:rPr>
          <w:rFonts w:ascii="Comfortaa" w:hAnsi="Comfortaa"/>
          <w:sz w:val="16"/>
          <w:szCs w:val="16"/>
        </w:rPr>
        <w:t>trainer</w:t>
      </w:r>
      <w:r w:rsidRPr="003B2CF8">
        <w:rPr>
          <w:rFonts w:ascii="Comfortaa" w:hAnsi="Comfortaa"/>
          <w:sz w:val="16"/>
          <w:szCs w:val="16"/>
          <w:lang w:val="el-GR"/>
        </w:rPr>
        <w:t xml:space="preserve"> ή </w:t>
      </w:r>
      <w:r w:rsidRPr="003B2CF8">
        <w:rPr>
          <w:rFonts w:ascii="Comfortaa" w:hAnsi="Comfortaa"/>
          <w:sz w:val="16"/>
          <w:szCs w:val="16"/>
        </w:rPr>
        <w:t>owner</w:t>
      </w:r>
      <w:r w:rsidRPr="003B2CF8">
        <w:rPr>
          <w:rFonts w:ascii="Comfortaa" w:hAnsi="Comfortaa"/>
          <w:sz w:val="16"/>
          <w:szCs w:val="16"/>
          <w:lang w:val="el-GR"/>
        </w:rPr>
        <w:t xml:space="preserve">) επιλέγει την επιλογή «Αποστολή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>» από το κύριο μενού της εφαρμογής.</w:t>
      </w:r>
    </w:p>
    <w:p w14:paraId="478B3B7D" w14:textId="77777777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2. Το σύστημα εμφανίζει μια φόρμα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 xml:space="preserve"> που περιλαμβάνει πεδία για την κατηγορία του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4375FEB4" w14:textId="3B6F6C32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3. Ο </w:t>
      </w:r>
      <w:r w:rsidR="009D489C" w:rsidRPr="003B2CF8">
        <w:rPr>
          <w:rFonts w:ascii="Comfortaa" w:hAnsi="Comfortaa"/>
          <w:sz w:val="16"/>
          <w:szCs w:val="16"/>
        </w:rPr>
        <w:t>user</w:t>
      </w:r>
      <w:r w:rsidRPr="003B2CF8">
        <w:rPr>
          <w:rFonts w:ascii="Comfortaa" w:hAnsi="Comfortaa"/>
          <w:sz w:val="16"/>
          <w:szCs w:val="16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20B9267F" w14:textId="77777777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>.</w:t>
      </w:r>
    </w:p>
    <w:p w14:paraId="7A068736" w14:textId="77777777" w:rsidR="004E27F8" w:rsidRPr="003B2CF8" w:rsidRDefault="004E27F8" w:rsidP="004E27F8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 xml:space="preserve">5. Το </w:t>
      </w:r>
      <w:r w:rsidRPr="003B2CF8">
        <w:rPr>
          <w:rFonts w:ascii="Comfortaa" w:hAnsi="Comfortaa"/>
          <w:sz w:val="16"/>
          <w:szCs w:val="16"/>
        </w:rPr>
        <w:t>feedback</w:t>
      </w:r>
      <w:r w:rsidRPr="003B2CF8">
        <w:rPr>
          <w:rFonts w:ascii="Comfortaa" w:hAnsi="Comfortaa"/>
          <w:sz w:val="16"/>
          <w:szCs w:val="16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8CB8E90" w14:textId="77777777" w:rsidR="00282556" w:rsidRPr="003B2CF8" w:rsidRDefault="00282556" w:rsidP="00282556">
      <w:pPr>
        <w:rPr>
          <w:rFonts w:ascii="Comfortaa" w:hAnsi="Comfortaa"/>
          <w:lang w:val="el-GR"/>
        </w:rPr>
      </w:pPr>
    </w:p>
    <w:p w14:paraId="5428F8D6" w14:textId="558F4ABB" w:rsidR="00282556" w:rsidRPr="00D73AA0" w:rsidRDefault="00282556" w:rsidP="00282556">
      <w:pPr>
        <w:pStyle w:val="Heading3"/>
        <w:rPr>
          <w:rFonts w:ascii="Comfortaa" w:hAnsi="Comfortaa"/>
          <w:color w:val="E53535"/>
          <w:lang w:val="el-GR"/>
        </w:rPr>
      </w:pPr>
      <w:bookmarkStart w:id="65" w:name="_Toc167894785"/>
      <w:r w:rsidRPr="00D73AA0">
        <w:rPr>
          <w:rFonts w:ascii="Comfortaa" w:hAnsi="Comfortaa"/>
          <w:color w:val="E53535"/>
          <w:lang w:val="el-GR"/>
        </w:rPr>
        <w:lastRenderedPageBreak/>
        <w:t>Εναλλακτική ροή (</w:t>
      </w:r>
      <w:r w:rsidR="002D6B70" w:rsidRPr="00D73AA0">
        <w:rPr>
          <w:rFonts w:ascii="Comfortaa" w:hAnsi="Comfortaa"/>
          <w:color w:val="E53535"/>
          <w:lang w:val="el-GR"/>
        </w:rPr>
        <w:t>Λείπουν στοιχεία από τη φόρμα</w:t>
      </w:r>
      <w:r w:rsidRPr="00D73AA0">
        <w:rPr>
          <w:rFonts w:ascii="Comfortaa" w:hAnsi="Comfortaa"/>
          <w:color w:val="E53535"/>
          <w:lang w:val="el-GR"/>
        </w:rPr>
        <w:t>)</w:t>
      </w:r>
      <w:bookmarkEnd w:id="65"/>
    </w:p>
    <w:p w14:paraId="682D61F8" w14:textId="36D682D6" w:rsidR="00EE1FF0" w:rsidRPr="003B2CF8" w:rsidRDefault="00937953" w:rsidP="00EE1FF0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.α.1 </w:t>
      </w:r>
      <w:r w:rsidRPr="003B2CF8">
        <w:rPr>
          <w:rFonts w:ascii="Comfortaa" w:hAnsi="Comfortaa"/>
          <w:sz w:val="16"/>
          <w:szCs w:val="16"/>
          <w:lang w:val="el-GR"/>
        </w:rPr>
        <w:t>Τ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ο σύστημα διαπιστώνει ότι λείπουν απαιτούμενα στοιχεία από τη φόρμα </w:t>
      </w:r>
      <w:proofErr w:type="spellStart"/>
      <w:r w:rsidR="00EE1FF0" w:rsidRPr="003B2CF8">
        <w:rPr>
          <w:rFonts w:ascii="Comfortaa" w:hAnsi="Comfortaa"/>
          <w:sz w:val="16"/>
          <w:szCs w:val="16"/>
          <w:lang w:val="el-GR"/>
        </w:rPr>
        <w:t>feedback</w:t>
      </w:r>
      <w:proofErr w:type="spellEnd"/>
      <w:r w:rsidR="00EE1FF0" w:rsidRPr="003B2CF8">
        <w:rPr>
          <w:rFonts w:ascii="Comfortaa" w:hAnsi="Comfortaa"/>
          <w:sz w:val="16"/>
          <w:szCs w:val="16"/>
          <w:lang w:val="el-GR"/>
        </w:rPr>
        <w:t xml:space="preserve"> (π.χ., δεν έχει συμπληρωθεί το κείμενο του μηνύματος).</w:t>
      </w:r>
    </w:p>
    <w:p w14:paraId="30145C82" w14:textId="0FB6D1E7" w:rsidR="00EE1FF0" w:rsidRPr="003B2CF8" w:rsidRDefault="00937953" w:rsidP="00EE1FF0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</w:t>
      </w:r>
      <w:r w:rsidR="00EE1FF0" w:rsidRPr="003B2CF8">
        <w:rPr>
          <w:rFonts w:ascii="Comfortaa" w:hAnsi="Comfortaa"/>
          <w:sz w:val="16"/>
          <w:szCs w:val="16"/>
          <w:lang w:val="el-GR"/>
        </w:rPr>
        <w:t>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42DF115E" w14:textId="12E6C74F" w:rsidR="00282556" w:rsidRPr="003B2CF8" w:rsidRDefault="00937953" w:rsidP="00282556">
      <w:pPr>
        <w:rPr>
          <w:rFonts w:ascii="Comfortaa" w:hAnsi="Comfortaa"/>
          <w:sz w:val="16"/>
          <w:szCs w:val="16"/>
          <w:lang w:val="el-GR"/>
        </w:rPr>
      </w:pPr>
      <w:r w:rsidRPr="003B2CF8">
        <w:rPr>
          <w:rFonts w:ascii="Comfortaa" w:hAnsi="Comfortaa"/>
          <w:sz w:val="16"/>
          <w:szCs w:val="16"/>
          <w:lang w:val="el-GR"/>
        </w:rPr>
        <w:t>4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.α.3 Ο </w:t>
      </w:r>
      <w:r w:rsidR="002D7C08" w:rsidRPr="003B2CF8">
        <w:rPr>
          <w:rFonts w:ascii="Comfortaa" w:hAnsi="Comfortaa"/>
          <w:sz w:val="16"/>
          <w:szCs w:val="16"/>
        </w:rPr>
        <w:t>user</w:t>
      </w:r>
      <w:r w:rsidR="00EE1FF0" w:rsidRPr="003B2CF8">
        <w:rPr>
          <w:rFonts w:ascii="Comfortaa" w:hAnsi="Comfortaa"/>
          <w:sz w:val="16"/>
          <w:szCs w:val="16"/>
          <w:lang w:val="el-GR"/>
        </w:rPr>
        <w:t xml:space="preserve"> επιστρέφει στη φόρμα, συμπληρώνει τα </w:t>
      </w:r>
      <w:proofErr w:type="spellStart"/>
      <w:r w:rsidR="00EE1FF0" w:rsidRPr="003B2CF8">
        <w:rPr>
          <w:rFonts w:ascii="Comfortaa" w:hAnsi="Comfortaa"/>
          <w:sz w:val="16"/>
          <w:szCs w:val="16"/>
          <w:lang w:val="el-GR"/>
        </w:rPr>
        <w:t>λείποντα</w:t>
      </w:r>
      <w:proofErr w:type="spellEnd"/>
      <w:r w:rsidR="00EE1FF0" w:rsidRPr="003B2CF8">
        <w:rPr>
          <w:rFonts w:ascii="Comfortaa" w:hAnsi="Comfortaa"/>
          <w:sz w:val="16"/>
          <w:szCs w:val="16"/>
          <w:lang w:val="el-GR"/>
        </w:rPr>
        <w:t xml:space="preserve"> στοιχεία και επαναλαμβάνει την προσπάθεια αποστολής.</w:t>
      </w:r>
    </w:p>
    <w:p w14:paraId="02AA2502" w14:textId="77777777" w:rsidR="00282556" w:rsidRPr="003B2CF8" w:rsidRDefault="00282556" w:rsidP="00282556">
      <w:pPr>
        <w:tabs>
          <w:tab w:val="right" w:pos="720"/>
          <w:tab w:val="right" w:pos="2520"/>
          <w:tab w:val="right" w:pos="2700"/>
        </w:tabs>
        <w:rPr>
          <w:rFonts w:ascii="Comfortaa" w:hAnsi="Comfortaa"/>
          <w:sz w:val="36"/>
          <w:szCs w:val="36"/>
          <w:lang w:val="el-GR"/>
        </w:rPr>
      </w:pPr>
    </w:p>
    <w:p w14:paraId="0F93FE62" w14:textId="37ED03E6" w:rsidR="005152E1" w:rsidRDefault="005152E1" w:rsidP="00AA43EA">
      <w:pPr>
        <w:tabs>
          <w:tab w:val="right" w:pos="720"/>
          <w:tab w:val="right" w:pos="2520"/>
          <w:tab w:val="right" w:pos="2700"/>
        </w:tabs>
        <w:rPr>
          <w:rFonts w:ascii="Comfortaa" w:hAnsi="Comfortaa"/>
          <w:sz w:val="36"/>
          <w:szCs w:val="36"/>
          <w:lang w:val="el-GR"/>
        </w:rPr>
      </w:pPr>
    </w:p>
    <w:p w14:paraId="690619D7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4A8E09FB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1599167A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5BF7A84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2939CC1C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322F98DD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3DFA8684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662E14AF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3230BDF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785482D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2F30E761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02F625DA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C389887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89B82B8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7AA35135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95C6DA7" w14:textId="77777777" w:rsidR="00D73AA0" w:rsidRP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53777C01" w14:textId="77777777" w:rsidR="00D73AA0" w:rsidRDefault="00D73AA0" w:rsidP="00D73AA0">
      <w:pPr>
        <w:rPr>
          <w:rFonts w:ascii="Comfortaa" w:hAnsi="Comfortaa"/>
          <w:sz w:val="36"/>
          <w:szCs w:val="36"/>
          <w:lang w:val="el-GR"/>
        </w:rPr>
      </w:pPr>
    </w:p>
    <w:p w14:paraId="231DF68D" w14:textId="77777777" w:rsidR="00D73AA0" w:rsidRPr="00D73AA0" w:rsidRDefault="00D73AA0" w:rsidP="00D73AA0">
      <w:pPr>
        <w:jc w:val="right"/>
        <w:rPr>
          <w:rFonts w:ascii="Comfortaa" w:hAnsi="Comfortaa"/>
          <w:sz w:val="36"/>
          <w:szCs w:val="36"/>
          <w:lang w:val="el-GR"/>
        </w:rPr>
      </w:pPr>
    </w:p>
    <w:sectPr w:rsidR="00D73AA0" w:rsidRPr="00D73AA0" w:rsidSect="009206E7">
      <w:footerReference w:type="default" r:id="rId29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EEE95" w14:textId="77777777" w:rsidR="0042238D" w:rsidRDefault="0042238D" w:rsidP="000F471A">
      <w:pPr>
        <w:spacing w:after="0" w:line="240" w:lineRule="auto"/>
      </w:pPr>
      <w:r>
        <w:separator/>
      </w:r>
    </w:p>
  </w:endnote>
  <w:endnote w:type="continuationSeparator" w:id="0">
    <w:p w14:paraId="67B3A9EA" w14:textId="77777777" w:rsidR="0042238D" w:rsidRDefault="0042238D" w:rsidP="000F471A">
      <w:pPr>
        <w:spacing w:after="0" w:line="240" w:lineRule="auto"/>
      </w:pPr>
      <w:r>
        <w:continuationSeparator/>
      </w:r>
    </w:p>
  </w:endnote>
  <w:endnote w:type="continuationNotice" w:id="1">
    <w:p w14:paraId="40651B26" w14:textId="77777777" w:rsidR="0042238D" w:rsidRDefault="004223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27513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3999F1" w14:textId="5227C917" w:rsidR="009206E7" w:rsidRDefault="009206E7">
        <w:pPr>
          <w:pStyle w:val="Footer"/>
        </w:pPr>
        <w:r>
          <w:rPr>
            <w:lang w:val="el-GR"/>
          </w:rPr>
          <w:t xml:space="preserve">                                                                                                                                                                                          Σελ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8A61E1" w14:textId="77777777" w:rsidR="009206E7" w:rsidRDefault="00920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A7B636" w14:textId="77777777" w:rsidR="0042238D" w:rsidRDefault="0042238D" w:rsidP="000F471A">
      <w:pPr>
        <w:spacing w:after="0" w:line="240" w:lineRule="auto"/>
      </w:pPr>
      <w:r>
        <w:separator/>
      </w:r>
    </w:p>
  </w:footnote>
  <w:footnote w:type="continuationSeparator" w:id="0">
    <w:p w14:paraId="4B982635" w14:textId="77777777" w:rsidR="0042238D" w:rsidRDefault="0042238D" w:rsidP="000F471A">
      <w:pPr>
        <w:spacing w:after="0" w:line="240" w:lineRule="auto"/>
      </w:pPr>
      <w:r>
        <w:continuationSeparator/>
      </w:r>
    </w:p>
  </w:footnote>
  <w:footnote w:type="continuationNotice" w:id="1">
    <w:p w14:paraId="1257C778" w14:textId="77777777" w:rsidR="0042238D" w:rsidRDefault="0042238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6774235D"/>
    <w:multiLevelType w:val="hybridMultilevel"/>
    <w:tmpl w:val="9E442412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DC8F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B235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AE63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B05D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7A55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3AC9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C235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9CEC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844827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0F"/>
    <w:rsid w:val="00004941"/>
    <w:rsid w:val="00004AA9"/>
    <w:rsid w:val="000065BD"/>
    <w:rsid w:val="00010838"/>
    <w:rsid w:val="00010B94"/>
    <w:rsid w:val="00012530"/>
    <w:rsid w:val="0001504C"/>
    <w:rsid w:val="00017108"/>
    <w:rsid w:val="0002060D"/>
    <w:rsid w:val="00022598"/>
    <w:rsid w:val="00026230"/>
    <w:rsid w:val="00030AA8"/>
    <w:rsid w:val="00030BD3"/>
    <w:rsid w:val="00030CE2"/>
    <w:rsid w:val="00032089"/>
    <w:rsid w:val="00034F1E"/>
    <w:rsid w:val="00035337"/>
    <w:rsid w:val="00042FA8"/>
    <w:rsid w:val="00043A08"/>
    <w:rsid w:val="000455C2"/>
    <w:rsid w:val="00046B6A"/>
    <w:rsid w:val="00055717"/>
    <w:rsid w:val="00056D9D"/>
    <w:rsid w:val="000615BA"/>
    <w:rsid w:val="00061F70"/>
    <w:rsid w:val="00065E18"/>
    <w:rsid w:val="0007129B"/>
    <w:rsid w:val="0007267F"/>
    <w:rsid w:val="000777B5"/>
    <w:rsid w:val="00081148"/>
    <w:rsid w:val="00081CF9"/>
    <w:rsid w:val="00081F7B"/>
    <w:rsid w:val="000922F0"/>
    <w:rsid w:val="000A0749"/>
    <w:rsid w:val="000A290C"/>
    <w:rsid w:val="000B0428"/>
    <w:rsid w:val="000B28F3"/>
    <w:rsid w:val="000B301A"/>
    <w:rsid w:val="000B5AED"/>
    <w:rsid w:val="000B6471"/>
    <w:rsid w:val="000C0BD1"/>
    <w:rsid w:val="000C0EED"/>
    <w:rsid w:val="000C432F"/>
    <w:rsid w:val="000C4A42"/>
    <w:rsid w:val="000D1594"/>
    <w:rsid w:val="000D64D1"/>
    <w:rsid w:val="000E786A"/>
    <w:rsid w:val="000F1C39"/>
    <w:rsid w:val="000F471A"/>
    <w:rsid w:val="000F62FB"/>
    <w:rsid w:val="000F63C6"/>
    <w:rsid w:val="00111184"/>
    <w:rsid w:val="00113BCD"/>
    <w:rsid w:val="00123638"/>
    <w:rsid w:val="00133718"/>
    <w:rsid w:val="001362CC"/>
    <w:rsid w:val="0015109F"/>
    <w:rsid w:val="00152898"/>
    <w:rsid w:val="00152E4C"/>
    <w:rsid w:val="00153A29"/>
    <w:rsid w:val="0015619C"/>
    <w:rsid w:val="00157052"/>
    <w:rsid w:val="00162E14"/>
    <w:rsid w:val="0016518D"/>
    <w:rsid w:val="00172AFC"/>
    <w:rsid w:val="00174D1D"/>
    <w:rsid w:val="00183BE6"/>
    <w:rsid w:val="001848EF"/>
    <w:rsid w:val="00190FFA"/>
    <w:rsid w:val="0019651D"/>
    <w:rsid w:val="00197DA6"/>
    <w:rsid w:val="001A1C7F"/>
    <w:rsid w:val="001A6990"/>
    <w:rsid w:val="001A6F13"/>
    <w:rsid w:val="001B48DB"/>
    <w:rsid w:val="001B77D5"/>
    <w:rsid w:val="001B7A95"/>
    <w:rsid w:val="001C677E"/>
    <w:rsid w:val="001C7FC0"/>
    <w:rsid w:val="001D20B2"/>
    <w:rsid w:val="001D7B98"/>
    <w:rsid w:val="001E4A8B"/>
    <w:rsid w:val="001E75AA"/>
    <w:rsid w:val="001E7C2D"/>
    <w:rsid w:val="001F04C4"/>
    <w:rsid w:val="001F24CF"/>
    <w:rsid w:val="001F2981"/>
    <w:rsid w:val="001F3701"/>
    <w:rsid w:val="001F492A"/>
    <w:rsid w:val="002028F7"/>
    <w:rsid w:val="00205F7A"/>
    <w:rsid w:val="002108D7"/>
    <w:rsid w:val="0021141E"/>
    <w:rsid w:val="00213899"/>
    <w:rsid w:val="00217724"/>
    <w:rsid w:val="0023112D"/>
    <w:rsid w:val="00234166"/>
    <w:rsid w:val="00241B47"/>
    <w:rsid w:val="00243A30"/>
    <w:rsid w:val="0024677E"/>
    <w:rsid w:val="00251D75"/>
    <w:rsid w:val="00251E4C"/>
    <w:rsid w:val="0025350B"/>
    <w:rsid w:val="00256179"/>
    <w:rsid w:val="0026103F"/>
    <w:rsid w:val="00263A1C"/>
    <w:rsid w:val="00270046"/>
    <w:rsid w:val="00271FF1"/>
    <w:rsid w:val="0027293F"/>
    <w:rsid w:val="002748C4"/>
    <w:rsid w:val="00276F24"/>
    <w:rsid w:val="00277551"/>
    <w:rsid w:val="002778CC"/>
    <w:rsid w:val="00282556"/>
    <w:rsid w:val="00283FA9"/>
    <w:rsid w:val="00290845"/>
    <w:rsid w:val="002944D8"/>
    <w:rsid w:val="00295D93"/>
    <w:rsid w:val="00296E92"/>
    <w:rsid w:val="002A2821"/>
    <w:rsid w:val="002A43A6"/>
    <w:rsid w:val="002B019D"/>
    <w:rsid w:val="002B1123"/>
    <w:rsid w:val="002B3ABE"/>
    <w:rsid w:val="002C43BE"/>
    <w:rsid w:val="002C6192"/>
    <w:rsid w:val="002D1D5F"/>
    <w:rsid w:val="002D2573"/>
    <w:rsid w:val="002D3A0D"/>
    <w:rsid w:val="002D6B70"/>
    <w:rsid w:val="002D7C08"/>
    <w:rsid w:val="002E077A"/>
    <w:rsid w:val="002E2C03"/>
    <w:rsid w:val="002E54A9"/>
    <w:rsid w:val="002F0B30"/>
    <w:rsid w:val="002F1FD6"/>
    <w:rsid w:val="002F2A80"/>
    <w:rsid w:val="002F55AF"/>
    <w:rsid w:val="002F664B"/>
    <w:rsid w:val="002F7DE5"/>
    <w:rsid w:val="00302492"/>
    <w:rsid w:val="003120D0"/>
    <w:rsid w:val="00312F8F"/>
    <w:rsid w:val="003149AA"/>
    <w:rsid w:val="003171EA"/>
    <w:rsid w:val="0032406F"/>
    <w:rsid w:val="00326C92"/>
    <w:rsid w:val="0032797D"/>
    <w:rsid w:val="00331BD7"/>
    <w:rsid w:val="00334CE8"/>
    <w:rsid w:val="003354F9"/>
    <w:rsid w:val="00336B2F"/>
    <w:rsid w:val="0034018A"/>
    <w:rsid w:val="003401E8"/>
    <w:rsid w:val="00342E66"/>
    <w:rsid w:val="00345E29"/>
    <w:rsid w:val="003479DA"/>
    <w:rsid w:val="003507C1"/>
    <w:rsid w:val="003547E8"/>
    <w:rsid w:val="00354BF2"/>
    <w:rsid w:val="00357B9B"/>
    <w:rsid w:val="00360523"/>
    <w:rsid w:val="003615AD"/>
    <w:rsid w:val="003634CB"/>
    <w:rsid w:val="00363D83"/>
    <w:rsid w:val="00364EA8"/>
    <w:rsid w:val="003663D6"/>
    <w:rsid w:val="00371149"/>
    <w:rsid w:val="003714F9"/>
    <w:rsid w:val="00371C6D"/>
    <w:rsid w:val="0037318C"/>
    <w:rsid w:val="00374FB3"/>
    <w:rsid w:val="00375DD3"/>
    <w:rsid w:val="0037649A"/>
    <w:rsid w:val="003773A6"/>
    <w:rsid w:val="0038066D"/>
    <w:rsid w:val="00380967"/>
    <w:rsid w:val="00384F67"/>
    <w:rsid w:val="003936D0"/>
    <w:rsid w:val="00397F58"/>
    <w:rsid w:val="00397F92"/>
    <w:rsid w:val="003A1AA2"/>
    <w:rsid w:val="003A1D48"/>
    <w:rsid w:val="003A533F"/>
    <w:rsid w:val="003B0384"/>
    <w:rsid w:val="003B0724"/>
    <w:rsid w:val="003B2CF8"/>
    <w:rsid w:val="003B4F5B"/>
    <w:rsid w:val="003B50E3"/>
    <w:rsid w:val="003B755C"/>
    <w:rsid w:val="003C0F41"/>
    <w:rsid w:val="003C5926"/>
    <w:rsid w:val="003C69A9"/>
    <w:rsid w:val="003D1982"/>
    <w:rsid w:val="003D1FC2"/>
    <w:rsid w:val="003D20F9"/>
    <w:rsid w:val="003D4566"/>
    <w:rsid w:val="003D67B1"/>
    <w:rsid w:val="003E056C"/>
    <w:rsid w:val="003E448C"/>
    <w:rsid w:val="003E4C74"/>
    <w:rsid w:val="003F1EED"/>
    <w:rsid w:val="003F4751"/>
    <w:rsid w:val="003F6F61"/>
    <w:rsid w:val="00402A73"/>
    <w:rsid w:val="00403CCC"/>
    <w:rsid w:val="00407B2F"/>
    <w:rsid w:val="004149F4"/>
    <w:rsid w:val="00414E46"/>
    <w:rsid w:val="0042238D"/>
    <w:rsid w:val="00422AD6"/>
    <w:rsid w:val="00435797"/>
    <w:rsid w:val="00440472"/>
    <w:rsid w:val="004404C1"/>
    <w:rsid w:val="00440EAD"/>
    <w:rsid w:val="004413BD"/>
    <w:rsid w:val="00443D4D"/>
    <w:rsid w:val="00444130"/>
    <w:rsid w:val="00445E64"/>
    <w:rsid w:val="00446C44"/>
    <w:rsid w:val="004504B8"/>
    <w:rsid w:val="00450D93"/>
    <w:rsid w:val="0046203F"/>
    <w:rsid w:val="0046497F"/>
    <w:rsid w:val="00465CFA"/>
    <w:rsid w:val="00470BE2"/>
    <w:rsid w:val="00472D2B"/>
    <w:rsid w:val="004771BA"/>
    <w:rsid w:val="00477646"/>
    <w:rsid w:val="00477A1F"/>
    <w:rsid w:val="00481C4C"/>
    <w:rsid w:val="00482FC5"/>
    <w:rsid w:val="0048325B"/>
    <w:rsid w:val="00483F89"/>
    <w:rsid w:val="004845B4"/>
    <w:rsid w:val="004873B4"/>
    <w:rsid w:val="00494534"/>
    <w:rsid w:val="00494E9A"/>
    <w:rsid w:val="004954C1"/>
    <w:rsid w:val="004A2536"/>
    <w:rsid w:val="004A3721"/>
    <w:rsid w:val="004A3C69"/>
    <w:rsid w:val="004A62ED"/>
    <w:rsid w:val="004A704B"/>
    <w:rsid w:val="004B08FE"/>
    <w:rsid w:val="004B14D1"/>
    <w:rsid w:val="004B4E07"/>
    <w:rsid w:val="004C37F3"/>
    <w:rsid w:val="004C6B05"/>
    <w:rsid w:val="004E27F8"/>
    <w:rsid w:val="004E33BE"/>
    <w:rsid w:val="004E3A06"/>
    <w:rsid w:val="004E4827"/>
    <w:rsid w:val="004F0CD6"/>
    <w:rsid w:val="004F74D2"/>
    <w:rsid w:val="004F7923"/>
    <w:rsid w:val="00503DFC"/>
    <w:rsid w:val="00507D9B"/>
    <w:rsid w:val="005102C9"/>
    <w:rsid w:val="0051515C"/>
    <w:rsid w:val="005152E1"/>
    <w:rsid w:val="0053078C"/>
    <w:rsid w:val="00530868"/>
    <w:rsid w:val="00530F74"/>
    <w:rsid w:val="00532EB1"/>
    <w:rsid w:val="0053577A"/>
    <w:rsid w:val="00542E41"/>
    <w:rsid w:val="0054520C"/>
    <w:rsid w:val="00545BDF"/>
    <w:rsid w:val="00545C3D"/>
    <w:rsid w:val="00560254"/>
    <w:rsid w:val="00562103"/>
    <w:rsid w:val="005629CF"/>
    <w:rsid w:val="00563C82"/>
    <w:rsid w:val="00567BD0"/>
    <w:rsid w:val="00567C1C"/>
    <w:rsid w:val="00570CFA"/>
    <w:rsid w:val="00573A60"/>
    <w:rsid w:val="00580AA9"/>
    <w:rsid w:val="005814BC"/>
    <w:rsid w:val="00586124"/>
    <w:rsid w:val="00587356"/>
    <w:rsid w:val="00593844"/>
    <w:rsid w:val="00593BFC"/>
    <w:rsid w:val="005A1F27"/>
    <w:rsid w:val="005B1926"/>
    <w:rsid w:val="005B1AFF"/>
    <w:rsid w:val="005C11C0"/>
    <w:rsid w:val="005C1FF1"/>
    <w:rsid w:val="005C392C"/>
    <w:rsid w:val="005C5606"/>
    <w:rsid w:val="005C5B04"/>
    <w:rsid w:val="005C79BF"/>
    <w:rsid w:val="005D09E3"/>
    <w:rsid w:val="005D0E3F"/>
    <w:rsid w:val="005D185C"/>
    <w:rsid w:val="005D1C71"/>
    <w:rsid w:val="005D5EC2"/>
    <w:rsid w:val="005D7ABA"/>
    <w:rsid w:val="005E3CE2"/>
    <w:rsid w:val="005F049F"/>
    <w:rsid w:val="005F40F3"/>
    <w:rsid w:val="005F5B48"/>
    <w:rsid w:val="00600DFB"/>
    <w:rsid w:val="00605765"/>
    <w:rsid w:val="00605EC2"/>
    <w:rsid w:val="00612FBB"/>
    <w:rsid w:val="00615E4B"/>
    <w:rsid w:val="006173B2"/>
    <w:rsid w:val="0062523E"/>
    <w:rsid w:val="0063056C"/>
    <w:rsid w:val="00636BB2"/>
    <w:rsid w:val="006370D1"/>
    <w:rsid w:val="00637F5A"/>
    <w:rsid w:val="006455EB"/>
    <w:rsid w:val="00646661"/>
    <w:rsid w:val="006500C8"/>
    <w:rsid w:val="00652C2C"/>
    <w:rsid w:val="00653B2A"/>
    <w:rsid w:val="00654D2C"/>
    <w:rsid w:val="00661126"/>
    <w:rsid w:val="00667A3E"/>
    <w:rsid w:val="00673328"/>
    <w:rsid w:val="006770FC"/>
    <w:rsid w:val="00677857"/>
    <w:rsid w:val="0068276B"/>
    <w:rsid w:val="00690631"/>
    <w:rsid w:val="006906D3"/>
    <w:rsid w:val="006916C3"/>
    <w:rsid w:val="00692315"/>
    <w:rsid w:val="00695079"/>
    <w:rsid w:val="006A1140"/>
    <w:rsid w:val="006A2890"/>
    <w:rsid w:val="006A3C47"/>
    <w:rsid w:val="006A4026"/>
    <w:rsid w:val="006A449E"/>
    <w:rsid w:val="006B3A75"/>
    <w:rsid w:val="006C1698"/>
    <w:rsid w:val="006C1E6C"/>
    <w:rsid w:val="006C72E5"/>
    <w:rsid w:val="006D2F98"/>
    <w:rsid w:val="006D5E4C"/>
    <w:rsid w:val="006D71D6"/>
    <w:rsid w:val="006E36A9"/>
    <w:rsid w:val="006E74AC"/>
    <w:rsid w:val="006F17E8"/>
    <w:rsid w:val="006F4407"/>
    <w:rsid w:val="006F6267"/>
    <w:rsid w:val="007069FF"/>
    <w:rsid w:val="0071461F"/>
    <w:rsid w:val="00716FCF"/>
    <w:rsid w:val="00717633"/>
    <w:rsid w:val="007220AD"/>
    <w:rsid w:val="007228ED"/>
    <w:rsid w:val="00732B98"/>
    <w:rsid w:val="00736E1C"/>
    <w:rsid w:val="007478AA"/>
    <w:rsid w:val="00747956"/>
    <w:rsid w:val="00747DA4"/>
    <w:rsid w:val="00754F33"/>
    <w:rsid w:val="00760727"/>
    <w:rsid w:val="00761795"/>
    <w:rsid w:val="0076202D"/>
    <w:rsid w:val="00772243"/>
    <w:rsid w:val="00773AF3"/>
    <w:rsid w:val="00775327"/>
    <w:rsid w:val="00775797"/>
    <w:rsid w:val="00776A5C"/>
    <w:rsid w:val="007770C6"/>
    <w:rsid w:val="00784883"/>
    <w:rsid w:val="007903AB"/>
    <w:rsid w:val="00794A0D"/>
    <w:rsid w:val="007956EC"/>
    <w:rsid w:val="007B57A7"/>
    <w:rsid w:val="007B63C8"/>
    <w:rsid w:val="007C14D1"/>
    <w:rsid w:val="007C5B4C"/>
    <w:rsid w:val="007C79F7"/>
    <w:rsid w:val="007D2C76"/>
    <w:rsid w:val="007D367D"/>
    <w:rsid w:val="007E2133"/>
    <w:rsid w:val="007E3CB7"/>
    <w:rsid w:val="007E4AB9"/>
    <w:rsid w:val="007F17A4"/>
    <w:rsid w:val="007F3C1C"/>
    <w:rsid w:val="007F5651"/>
    <w:rsid w:val="00810BD8"/>
    <w:rsid w:val="00812130"/>
    <w:rsid w:val="00817DEA"/>
    <w:rsid w:val="008216CB"/>
    <w:rsid w:val="008241A5"/>
    <w:rsid w:val="008253A7"/>
    <w:rsid w:val="008264B5"/>
    <w:rsid w:val="00831D76"/>
    <w:rsid w:val="00832554"/>
    <w:rsid w:val="00832E34"/>
    <w:rsid w:val="00833FF2"/>
    <w:rsid w:val="008340E8"/>
    <w:rsid w:val="00834DC2"/>
    <w:rsid w:val="0083579F"/>
    <w:rsid w:val="00841240"/>
    <w:rsid w:val="00852DEB"/>
    <w:rsid w:val="008551AF"/>
    <w:rsid w:val="008609AC"/>
    <w:rsid w:val="00861B46"/>
    <w:rsid w:val="00864C23"/>
    <w:rsid w:val="00867B38"/>
    <w:rsid w:val="00870D99"/>
    <w:rsid w:val="00871192"/>
    <w:rsid w:val="00874A4B"/>
    <w:rsid w:val="00885632"/>
    <w:rsid w:val="0089168C"/>
    <w:rsid w:val="00892587"/>
    <w:rsid w:val="008936A5"/>
    <w:rsid w:val="008A1B83"/>
    <w:rsid w:val="008A2488"/>
    <w:rsid w:val="008A407E"/>
    <w:rsid w:val="008A72D0"/>
    <w:rsid w:val="008A7921"/>
    <w:rsid w:val="008B18B7"/>
    <w:rsid w:val="008B49DC"/>
    <w:rsid w:val="008B4F69"/>
    <w:rsid w:val="008C109C"/>
    <w:rsid w:val="008C3659"/>
    <w:rsid w:val="008C7C8A"/>
    <w:rsid w:val="008C7F0F"/>
    <w:rsid w:val="008D221D"/>
    <w:rsid w:val="008D5585"/>
    <w:rsid w:val="008D7721"/>
    <w:rsid w:val="008E0F51"/>
    <w:rsid w:val="008E2EFB"/>
    <w:rsid w:val="008E5704"/>
    <w:rsid w:val="008F03BB"/>
    <w:rsid w:val="008F2544"/>
    <w:rsid w:val="008F31BB"/>
    <w:rsid w:val="00901058"/>
    <w:rsid w:val="00903E71"/>
    <w:rsid w:val="009059A6"/>
    <w:rsid w:val="0091399D"/>
    <w:rsid w:val="00913A96"/>
    <w:rsid w:val="00913D23"/>
    <w:rsid w:val="00914A70"/>
    <w:rsid w:val="00916831"/>
    <w:rsid w:val="009206E7"/>
    <w:rsid w:val="009216A4"/>
    <w:rsid w:val="009237A3"/>
    <w:rsid w:val="00924D97"/>
    <w:rsid w:val="00925A8C"/>
    <w:rsid w:val="00937953"/>
    <w:rsid w:val="00937A32"/>
    <w:rsid w:val="00937BD5"/>
    <w:rsid w:val="00940EDA"/>
    <w:rsid w:val="009417C5"/>
    <w:rsid w:val="0094483E"/>
    <w:rsid w:val="00944B22"/>
    <w:rsid w:val="00947957"/>
    <w:rsid w:val="0095042B"/>
    <w:rsid w:val="00951A45"/>
    <w:rsid w:val="00951F95"/>
    <w:rsid w:val="0095579D"/>
    <w:rsid w:val="00955E40"/>
    <w:rsid w:val="00957ECB"/>
    <w:rsid w:val="00961CE2"/>
    <w:rsid w:val="00964434"/>
    <w:rsid w:val="009656BD"/>
    <w:rsid w:val="009657DA"/>
    <w:rsid w:val="00965A0D"/>
    <w:rsid w:val="00970901"/>
    <w:rsid w:val="00973EF1"/>
    <w:rsid w:val="009741FF"/>
    <w:rsid w:val="00976151"/>
    <w:rsid w:val="00980623"/>
    <w:rsid w:val="00982AF5"/>
    <w:rsid w:val="00990023"/>
    <w:rsid w:val="009928A0"/>
    <w:rsid w:val="00997967"/>
    <w:rsid w:val="009A0ABA"/>
    <w:rsid w:val="009A30E4"/>
    <w:rsid w:val="009A7194"/>
    <w:rsid w:val="009B2AF7"/>
    <w:rsid w:val="009B55B3"/>
    <w:rsid w:val="009B6C1E"/>
    <w:rsid w:val="009C1F9F"/>
    <w:rsid w:val="009C2E2E"/>
    <w:rsid w:val="009C4B89"/>
    <w:rsid w:val="009C6D54"/>
    <w:rsid w:val="009C7454"/>
    <w:rsid w:val="009D4208"/>
    <w:rsid w:val="009D489C"/>
    <w:rsid w:val="009D63C8"/>
    <w:rsid w:val="009E0BFF"/>
    <w:rsid w:val="009E20A3"/>
    <w:rsid w:val="009F337F"/>
    <w:rsid w:val="009F59CD"/>
    <w:rsid w:val="00A014F5"/>
    <w:rsid w:val="00A11403"/>
    <w:rsid w:val="00A12023"/>
    <w:rsid w:val="00A128EC"/>
    <w:rsid w:val="00A25AFD"/>
    <w:rsid w:val="00A442F1"/>
    <w:rsid w:val="00A50094"/>
    <w:rsid w:val="00A53F2E"/>
    <w:rsid w:val="00A666E8"/>
    <w:rsid w:val="00A72514"/>
    <w:rsid w:val="00A778D9"/>
    <w:rsid w:val="00A81F53"/>
    <w:rsid w:val="00A875BC"/>
    <w:rsid w:val="00A9180B"/>
    <w:rsid w:val="00A945B5"/>
    <w:rsid w:val="00A94623"/>
    <w:rsid w:val="00A94DA2"/>
    <w:rsid w:val="00A95FA3"/>
    <w:rsid w:val="00AA0051"/>
    <w:rsid w:val="00AA1AC5"/>
    <w:rsid w:val="00AA3A11"/>
    <w:rsid w:val="00AA43EA"/>
    <w:rsid w:val="00AA5D38"/>
    <w:rsid w:val="00AA60C5"/>
    <w:rsid w:val="00AB0951"/>
    <w:rsid w:val="00AB1D66"/>
    <w:rsid w:val="00AB1F7F"/>
    <w:rsid w:val="00AB3321"/>
    <w:rsid w:val="00AB5304"/>
    <w:rsid w:val="00AC2553"/>
    <w:rsid w:val="00AC2F0B"/>
    <w:rsid w:val="00AC316E"/>
    <w:rsid w:val="00AC3B76"/>
    <w:rsid w:val="00AC4311"/>
    <w:rsid w:val="00AC6114"/>
    <w:rsid w:val="00AD2A76"/>
    <w:rsid w:val="00AD40F7"/>
    <w:rsid w:val="00AD6C4C"/>
    <w:rsid w:val="00AD7414"/>
    <w:rsid w:val="00AF0EB0"/>
    <w:rsid w:val="00AF2A47"/>
    <w:rsid w:val="00AF32DC"/>
    <w:rsid w:val="00AF67D0"/>
    <w:rsid w:val="00AF7405"/>
    <w:rsid w:val="00B01E22"/>
    <w:rsid w:val="00B050D8"/>
    <w:rsid w:val="00B07E54"/>
    <w:rsid w:val="00B13044"/>
    <w:rsid w:val="00B258AF"/>
    <w:rsid w:val="00B2709A"/>
    <w:rsid w:val="00B272BC"/>
    <w:rsid w:val="00B322E7"/>
    <w:rsid w:val="00B4092B"/>
    <w:rsid w:val="00B42229"/>
    <w:rsid w:val="00B43C18"/>
    <w:rsid w:val="00B47656"/>
    <w:rsid w:val="00B47956"/>
    <w:rsid w:val="00B51D62"/>
    <w:rsid w:val="00B558F5"/>
    <w:rsid w:val="00B602D2"/>
    <w:rsid w:val="00B6573A"/>
    <w:rsid w:val="00B6699D"/>
    <w:rsid w:val="00B71E5A"/>
    <w:rsid w:val="00B72776"/>
    <w:rsid w:val="00B73EEF"/>
    <w:rsid w:val="00B74D9B"/>
    <w:rsid w:val="00B76222"/>
    <w:rsid w:val="00B80791"/>
    <w:rsid w:val="00B81FCC"/>
    <w:rsid w:val="00B828CD"/>
    <w:rsid w:val="00B82953"/>
    <w:rsid w:val="00B83147"/>
    <w:rsid w:val="00B875E1"/>
    <w:rsid w:val="00B90CF2"/>
    <w:rsid w:val="00B92BA8"/>
    <w:rsid w:val="00B94932"/>
    <w:rsid w:val="00B95C62"/>
    <w:rsid w:val="00B96481"/>
    <w:rsid w:val="00B97D78"/>
    <w:rsid w:val="00BA0808"/>
    <w:rsid w:val="00BA26E5"/>
    <w:rsid w:val="00BA2E7C"/>
    <w:rsid w:val="00BA38DA"/>
    <w:rsid w:val="00BA5115"/>
    <w:rsid w:val="00BA62D1"/>
    <w:rsid w:val="00BB0E78"/>
    <w:rsid w:val="00BB21D3"/>
    <w:rsid w:val="00BB24C9"/>
    <w:rsid w:val="00BB5138"/>
    <w:rsid w:val="00BB76E9"/>
    <w:rsid w:val="00BC1232"/>
    <w:rsid w:val="00BC4103"/>
    <w:rsid w:val="00BC4175"/>
    <w:rsid w:val="00BC43DE"/>
    <w:rsid w:val="00BC4894"/>
    <w:rsid w:val="00BC5751"/>
    <w:rsid w:val="00BD0B48"/>
    <w:rsid w:val="00BD307F"/>
    <w:rsid w:val="00BD32CE"/>
    <w:rsid w:val="00BD3B89"/>
    <w:rsid w:val="00BD5C45"/>
    <w:rsid w:val="00BD6628"/>
    <w:rsid w:val="00BE08BE"/>
    <w:rsid w:val="00BE4718"/>
    <w:rsid w:val="00BE7B0B"/>
    <w:rsid w:val="00BF1726"/>
    <w:rsid w:val="00BF2358"/>
    <w:rsid w:val="00BF2F36"/>
    <w:rsid w:val="00BF78C0"/>
    <w:rsid w:val="00BF7A0E"/>
    <w:rsid w:val="00C04906"/>
    <w:rsid w:val="00C04EB3"/>
    <w:rsid w:val="00C05529"/>
    <w:rsid w:val="00C06E88"/>
    <w:rsid w:val="00C16AEA"/>
    <w:rsid w:val="00C23191"/>
    <w:rsid w:val="00C268D5"/>
    <w:rsid w:val="00C27500"/>
    <w:rsid w:val="00C31F04"/>
    <w:rsid w:val="00C4525C"/>
    <w:rsid w:val="00C539B2"/>
    <w:rsid w:val="00C6202A"/>
    <w:rsid w:val="00C6246F"/>
    <w:rsid w:val="00C64B79"/>
    <w:rsid w:val="00C7028F"/>
    <w:rsid w:val="00C7236F"/>
    <w:rsid w:val="00C731A9"/>
    <w:rsid w:val="00C76312"/>
    <w:rsid w:val="00C84750"/>
    <w:rsid w:val="00C85F90"/>
    <w:rsid w:val="00CA30C6"/>
    <w:rsid w:val="00CB017E"/>
    <w:rsid w:val="00CB1C5F"/>
    <w:rsid w:val="00CB3369"/>
    <w:rsid w:val="00CB3374"/>
    <w:rsid w:val="00CB5F1F"/>
    <w:rsid w:val="00CB5FA9"/>
    <w:rsid w:val="00CC63BD"/>
    <w:rsid w:val="00CC7F84"/>
    <w:rsid w:val="00CD22C6"/>
    <w:rsid w:val="00CD2D0E"/>
    <w:rsid w:val="00CD43A5"/>
    <w:rsid w:val="00CE16F3"/>
    <w:rsid w:val="00CE188E"/>
    <w:rsid w:val="00CE6D1D"/>
    <w:rsid w:val="00CE7706"/>
    <w:rsid w:val="00CECB4A"/>
    <w:rsid w:val="00CF1100"/>
    <w:rsid w:val="00CF2C67"/>
    <w:rsid w:val="00CF3F20"/>
    <w:rsid w:val="00CF5720"/>
    <w:rsid w:val="00CF75AE"/>
    <w:rsid w:val="00D0043D"/>
    <w:rsid w:val="00D05377"/>
    <w:rsid w:val="00D06439"/>
    <w:rsid w:val="00D0692F"/>
    <w:rsid w:val="00D11740"/>
    <w:rsid w:val="00D168D2"/>
    <w:rsid w:val="00D22F0F"/>
    <w:rsid w:val="00D30870"/>
    <w:rsid w:val="00D30E98"/>
    <w:rsid w:val="00D3175D"/>
    <w:rsid w:val="00D44369"/>
    <w:rsid w:val="00D451DA"/>
    <w:rsid w:val="00D50E33"/>
    <w:rsid w:val="00D51AAD"/>
    <w:rsid w:val="00D5561F"/>
    <w:rsid w:val="00D63A2B"/>
    <w:rsid w:val="00D65C60"/>
    <w:rsid w:val="00D6742F"/>
    <w:rsid w:val="00D67EBF"/>
    <w:rsid w:val="00D7052C"/>
    <w:rsid w:val="00D70804"/>
    <w:rsid w:val="00D73AA0"/>
    <w:rsid w:val="00D73AFC"/>
    <w:rsid w:val="00D73E97"/>
    <w:rsid w:val="00D7609C"/>
    <w:rsid w:val="00D92D05"/>
    <w:rsid w:val="00D9510D"/>
    <w:rsid w:val="00D9526F"/>
    <w:rsid w:val="00D964D7"/>
    <w:rsid w:val="00D966DA"/>
    <w:rsid w:val="00DA08F0"/>
    <w:rsid w:val="00DA6E75"/>
    <w:rsid w:val="00DA6F34"/>
    <w:rsid w:val="00DC0DC1"/>
    <w:rsid w:val="00DC1011"/>
    <w:rsid w:val="00DC24A4"/>
    <w:rsid w:val="00DC3E54"/>
    <w:rsid w:val="00DC5FD5"/>
    <w:rsid w:val="00DC6528"/>
    <w:rsid w:val="00DD1F58"/>
    <w:rsid w:val="00DD2605"/>
    <w:rsid w:val="00DD63D0"/>
    <w:rsid w:val="00DD6B04"/>
    <w:rsid w:val="00DE4A43"/>
    <w:rsid w:val="00DE78D9"/>
    <w:rsid w:val="00DF1135"/>
    <w:rsid w:val="00DF1E4B"/>
    <w:rsid w:val="00DF5CAC"/>
    <w:rsid w:val="00E033C4"/>
    <w:rsid w:val="00E03EEF"/>
    <w:rsid w:val="00E10E07"/>
    <w:rsid w:val="00E12641"/>
    <w:rsid w:val="00E16375"/>
    <w:rsid w:val="00E20A46"/>
    <w:rsid w:val="00E236BF"/>
    <w:rsid w:val="00E260F8"/>
    <w:rsid w:val="00E334AD"/>
    <w:rsid w:val="00E33AC9"/>
    <w:rsid w:val="00E33B7E"/>
    <w:rsid w:val="00E3638C"/>
    <w:rsid w:val="00E46894"/>
    <w:rsid w:val="00E54167"/>
    <w:rsid w:val="00E57581"/>
    <w:rsid w:val="00E57AE5"/>
    <w:rsid w:val="00E625C7"/>
    <w:rsid w:val="00E63C4E"/>
    <w:rsid w:val="00E6694B"/>
    <w:rsid w:val="00E67429"/>
    <w:rsid w:val="00E72F71"/>
    <w:rsid w:val="00E739C7"/>
    <w:rsid w:val="00E73C13"/>
    <w:rsid w:val="00E768B1"/>
    <w:rsid w:val="00E83EDA"/>
    <w:rsid w:val="00E90BAA"/>
    <w:rsid w:val="00E92560"/>
    <w:rsid w:val="00E92F21"/>
    <w:rsid w:val="00E92F47"/>
    <w:rsid w:val="00E9645B"/>
    <w:rsid w:val="00EA1169"/>
    <w:rsid w:val="00EA24C7"/>
    <w:rsid w:val="00EA3704"/>
    <w:rsid w:val="00EA4DCF"/>
    <w:rsid w:val="00EB277B"/>
    <w:rsid w:val="00EB6061"/>
    <w:rsid w:val="00EC3962"/>
    <w:rsid w:val="00EC5EA9"/>
    <w:rsid w:val="00ED4375"/>
    <w:rsid w:val="00ED7F4F"/>
    <w:rsid w:val="00EE0D15"/>
    <w:rsid w:val="00EE1FF0"/>
    <w:rsid w:val="00EE3C26"/>
    <w:rsid w:val="00EF0E10"/>
    <w:rsid w:val="00EF1BA9"/>
    <w:rsid w:val="00EF1C16"/>
    <w:rsid w:val="00EF4DAB"/>
    <w:rsid w:val="00EF58E4"/>
    <w:rsid w:val="00F00856"/>
    <w:rsid w:val="00F01B20"/>
    <w:rsid w:val="00F058A5"/>
    <w:rsid w:val="00F06069"/>
    <w:rsid w:val="00F066A4"/>
    <w:rsid w:val="00F07608"/>
    <w:rsid w:val="00F1224A"/>
    <w:rsid w:val="00F1250D"/>
    <w:rsid w:val="00F139BE"/>
    <w:rsid w:val="00F13FD9"/>
    <w:rsid w:val="00F16E17"/>
    <w:rsid w:val="00F21CEC"/>
    <w:rsid w:val="00F227D6"/>
    <w:rsid w:val="00F25F13"/>
    <w:rsid w:val="00F305FA"/>
    <w:rsid w:val="00F34D31"/>
    <w:rsid w:val="00F35425"/>
    <w:rsid w:val="00F36C3D"/>
    <w:rsid w:val="00F43F30"/>
    <w:rsid w:val="00F46425"/>
    <w:rsid w:val="00F5374F"/>
    <w:rsid w:val="00F54ECC"/>
    <w:rsid w:val="00F57A20"/>
    <w:rsid w:val="00F63C78"/>
    <w:rsid w:val="00F645D6"/>
    <w:rsid w:val="00F64FF8"/>
    <w:rsid w:val="00F737F5"/>
    <w:rsid w:val="00F75860"/>
    <w:rsid w:val="00F80CB2"/>
    <w:rsid w:val="00F83F3E"/>
    <w:rsid w:val="00F849D6"/>
    <w:rsid w:val="00F853C6"/>
    <w:rsid w:val="00F91C85"/>
    <w:rsid w:val="00F958FD"/>
    <w:rsid w:val="00F97B8B"/>
    <w:rsid w:val="00FB12B7"/>
    <w:rsid w:val="00FB43A7"/>
    <w:rsid w:val="00FB461D"/>
    <w:rsid w:val="00FB5B7E"/>
    <w:rsid w:val="00FB6A99"/>
    <w:rsid w:val="00FB741B"/>
    <w:rsid w:val="00FB7F02"/>
    <w:rsid w:val="00FC3373"/>
    <w:rsid w:val="00FC6C7F"/>
    <w:rsid w:val="00FC6EEB"/>
    <w:rsid w:val="00FD038C"/>
    <w:rsid w:val="00FD2B87"/>
    <w:rsid w:val="00FD350C"/>
    <w:rsid w:val="00FD67D6"/>
    <w:rsid w:val="00FD6A25"/>
    <w:rsid w:val="00FE1EBD"/>
    <w:rsid w:val="00FE2FAD"/>
    <w:rsid w:val="00FE424F"/>
    <w:rsid w:val="00FE569D"/>
    <w:rsid w:val="00FF12BD"/>
    <w:rsid w:val="00FF251D"/>
    <w:rsid w:val="06C36ABD"/>
    <w:rsid w:val="080B2402"/>
    <w:rsid w:val="11C99B0E"/>
    <w:rsid w:val="16BE2BAE"/>
    <w:rsid w:val="1A2F3F6F"/>
    <w:rsid w:val="1D3F0CB3"/>
    <w:rsid w:val="1DE425C4"/>
    <w:rsid w:val="2808F970"/>
    <w:rsid w:val="2B8B1011"/>
    <w:rsid w:val="393CC964"/>
    <w:rsid w:val="3B95ED59"/>
    <w:rsid w:val="3E08B2A3"/>
    <w:rsid w:val="51E8523E"/>
    <w:rsid w:val="523240B5"/>
    <w:rsid w:val="5C8EDF6B"/>
    <w:rsid w:val="5DDE64BA"/>
    <w:rsid w:val="5FB786BC"/>
    <w:rsid w:val="6957CB89"/>
    <w:rsid w:val="72465D06"/>
    <w:rsid w:val="75F3AE59"/>
    <w:rsid w:val="77E060C9"/>
    <w:rsid w:val="7C14AD28"/>
    <w:rsid w:val="7FE38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B2BC4"/>
  <w15:chartTrackingRefBased/>
  <w15:docId w15:val="{358C72C4-6D3D-4443-9812-809AD686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55C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E53535"/>
      <w:sz w:val="28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5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24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5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0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55C"/>
    <w:rPr>
      <w:rFonts w:asciiTheme="majorHAnsi" w:eastAsiaTheme="majorEastAsia" w:hAnsiTheme="majorHAnsi" w:cstheme="majorBidi"/>
      <w:b/>
      <w:color w:val="E53535"/>
      <w:sz w:val="28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B755C"/>
    <w:rPr>
      <w:rFonts w:asciiTheme="majorHAnsi" w:eastAsiaTheme="majorEastAsia" w:hAnsiTheme="majorHAnsi" w:cstheme="majorBidi"/>
      <w:color w:val="0F4761" w:themeColor="accent1" w:themeShade="BF"/>
      <w:sz w:val="24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B755C"/>
    <w:rPr>
      <w:rFonts w:eastAsiaTheme="majorEastAsia" w:cstheme="majorBidi"/>
      <w:color w:val="0F4761" w:themeColor="accent1" w:themeShade="BF"/>
      <w:sz w:val="2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F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F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71A"/>
  </w:style>
  <w:style w:type="paragraph" w:styleId="Footer">
    <w:name w:val="footer"/>
    <w:basedOn w:val="Normal"/>
    <w:link w:val="Foot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71A"/>
  </w:style>
  <w:style w:type="paragraph" w:styleId="TOCHeading">
    <w:name w:val="TOC Heading"/>
    <w:basedOn w:val="Heading1"/>
    <w:next w:val="Normal"/>
    <w:uiPriority w:val="39"/>
    <w:unhideWhenUsed/>
    <w:qFormat/>
    <w:rsid w:val="00282556"/>
    <w:pPr>
      <w:spacing w:before="240" w:after="0"/>
      <w:outlineLvl w:val="9"/>
    </w:pPr>
    <w:rPr>
      <w:b w:val="0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25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25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82556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82556"/>
    <w:pPr>
      <w:spacing w:after="100"/>
      <w:ind w:left="440"/>
    </w:pPr>
  </w:style>
  <w:style w:type="paragraph" w:customStyle="1" w:styleId="paragraph">
    <w:name w:val="paragraph"/>
    <w:basedOn w:val="Normal"/>
    <w:rsid w:val="0028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282556"/>
  </w:style>
  <w:style w:type="character" w:customStyle="1" w:styleId="eop">
    <w:name w:val="eop"/>
    <w:basedOn w:val="DefaultParagraphFont"/>
    <w:rsid w:val="00282556"/>
  </w:style>
  <w:style w:type="character" w:styleId="FollowedHyperlink">
    <w:name w:val="FollowedHyperlink"/>
    <w:basedOn w:val="DefaultParagraphFont"/>
    <w:uiPriority w:val="99"/>
    <w:semiHidden/>
    <w:unhideWhenUsed/>
    <w:rsid w:val="0028255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upatrasgr-my.sharepoint.com/:f:/g/personal/up1084537_upatras_gr/EnVIfEG1pAlHmSmjeaQAlb4B9FRvRa47PD8VCG-xGCuUPQ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nickpotamianos/Software-Development-Project-2024-Muscle-Mapp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1185-3BE2-4F9E-A114-A1E671E7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3935</Words>
  <Characters>22435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26318</CharactersWithSpaces>
  <SharedDoc>false</SharedDoc>
  <HLinks>
    <vt:vector size="360" baseType="variant">
      <vt:variant>
        <vt:i4>2031674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_Toc163418921</vt:lpwstr>
      </vt:variant>
      <vt:variant>
        <vt:i4>2031674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_Toc163418920</vt:lpwstr>
      </vt:variant>
      <vt:variant>
        <vt:i4>1835066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_Toc163418919</vt:lpwstr>
      </vt:variant>
      <vt:variant>
        <vt:i4>1835066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_Toc163418918</vt:lpwstr>
      </vt:variant>
      <vt:variant>
        <vt:i4>1835066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_Toc163418917</vt:lpwstr>
      </vt:variant>
      <vt:variant>
        <vt:i4>1835066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_Toc163418916</vt:lpwstr>
      </vt:variant>
      <vt:variant>
        <vt:i4>1835066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_Toc163418915</vt:lpwstr>
      </vt:variant>
      <vt:variant>
        <vt:i4>1835066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_Toc163418914</vt:lpwstr>
      </vt:variant>
      <vt:variant>
        <vt:i4>1835066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_Toc163418913</vt:lpwstr>
      </vt:variant>
      <vt:variant>
        <vt:i4>1835066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_Toc163418912</vt:lpwstr>
      </vt:variant>
      <vt:variant>
        <vt:i4>1835066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_Toc163418911</vt:lpwstr>
      </vt:variant>
      <vt:variant>
        <vt:i4>1835066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_Toc163418910</vt:lpwstr>
      </vt:variant>
      <vt:variant>
        <vt:i4>1900602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_Toc163418909</vt:lpwstr>
      </vt:variant>
      <vt:variant>
        <vt:i4>1900602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_Toc163418908</vt:lpwstr>
      </vt:variant>
      <vt:variant>
        <vt:i4>1900602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_Toc163418907</vt:lpwstr>
      </vt:variant>
      <vt:variant>
        <vt:i4>1900602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_Toc163418906</vt:lpwstr>
      </vt:variant>
      <vt:variant>
        <vt:i4>1900602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_Toc163418905</vt:lpwstr>
      </vt:variant>
      <vt:variant>
        <vt:i4>1900602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_Toc163418904</vt:lpwstr>
      </vt:variant>
      <vt:variant>
        <vt:i4>1900602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_Toc163418903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_Toc163418902</vt:lpwstr>
      </vt:variant>
      <vt:variant>
        <vt:i4>1900602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_Toc163418901</vt:lpwstr>
      </vt:variant>
      <vt:variant>
        <vt:i4>1900602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_Toc163418900</vt:lpwstr>
      </vt:variant>
      <vt:variant>
        <vt:i4>1310779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_Toc163418899</vt:lpwstr>
      </vt:variant>
      <vt:variant>
        <vt:i4>1310779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_Toc163418898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_Toc163418897</vt:lpwstr>
      </vt:variant>
      <vt:variant>
        <vt:i4>1310779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_Toc163418896</vt:lpwstr>
      </vt:variant>
      <vt:variant>
        <vt:i4>1310779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_Toc163418895</vt:lpwstr>
      </vt:variant>
      <vt:variant>
        <vt:i4>1310779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_Toc163418894</vt:lpwstr>
      </vt:variant>
      <vt:variant>
        <vt:i4>1310779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_Toc163418893</vt:lpwstr>
      </vt:variant>
      <vt:variant>
        <vt:i4>1310779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_Toc163418892</vt:lpwstr>
      </vt:variant>
      <vt:variant>
        <vt:i4>1310779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_Toc163418891</vt:lpwstr>
      </vt:variant>
      <vt:variant>
        <vt:i4>1310779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_Toc163418890</vt:lpwstr>
      </vt:variant>
      <vt:variant>
        <vt:i4>1376315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_Toc163418889</vt:lpwstr>
      </vt:variant>
      <vt:variant>
        <vt:i4>1376315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_Toc163418888</vt:lpwstr>
      </vt:variant>
      <vt:variant>
        <vt:i4>1376315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_Toc163418887</vt:lpwstr>
      </vt:variant>
      <vt:variant>
        <vt:i4>1376315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_Toc163418886</vt:lpwstr>
      </vt:variant>
      <vt:variant>
        <vt:i4>1376315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_Toc163418885</vt:lpwstr>
      </vt:variant>
      <vt:variant>
        <vt:i4>1376315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_Toc163418884</vt:lpwstr>
      </vt:variant>
      <vt:variant>
        <vt:i4>1376315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_Toc163418883</vt:lpwstr>
      </vt:variant>
      <vt:variant>
        <vt:i4>1376315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_Toc163418882</vt:lpwstr>
      </vt:variant>
      <vt:variant>
        <vt:i4>1376315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_Toc163418881</vt:lpwstr>
      </vt:variant>
      <vt:variant>
        <vt:i4>1376315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_Toc163418880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_Toc163418879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_Toc163418878</vt:lpwstr>
      </vt:variant>
      <vt:variant>
        <vt:i4>1703995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_Toc163418877</vt:lpwstr>
      </vt:variant>
      <vt:variant>
        <vt:i4>1703995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_Toc163418876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_Toc163418875</vt:lpwstr>
      </vt:variant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_Toc163418874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_Toc163418873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_Toc163418872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_Toc163418871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_Toc163418870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_Toc163418869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_Toc163418868</vt:lpwstr>
      </vt:variant>
      <vt:variant>
        <vt:i4>1769531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_Toc163418867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_Toc163418866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_Toc163418865</vt:lpwstr>
      </vt:variant>
      <vt:variant>
        <vt:i4>1769531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_Toc163418864</vt:lpwstr>
      </vt:variant>
      <vt:variant>
        <vt:i4>1769531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_Toc163418863</vt:lpwstr>
      </vt:variant>
      <vt:variant>
        <vt:i4>1769531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_Toc163418862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ΠΟΤΑΜΙΑΝΟΣ ΑΓΓΕΛΟΣ - ΝΙΚΟΛΑΟΣ</dc:creator>
  <cp:keywords/>
  <dc:description/>
  <cp:lastModifiedBy>ΤΖΩΡΤΖΑΚΗΣ ΓΡΗΓΟΡΙΟΣ</cp:lastModifiedBy>
  <cp:revision>26</cp:revision>
  <cp:lastPrinted>2024-04-28T13:31:00Z</cp:lastPrinted>
  <dcterms:created xsi:type="dcterms:W3CDTF">2024-05-29T14:01:00Z</dcterms:created>
  <dcterms:modified xsi:type="dcterms:W3CDTF">2024-05-29T14:16:00Z</dcterms:modified>
</cp:coreProperties>
</file>